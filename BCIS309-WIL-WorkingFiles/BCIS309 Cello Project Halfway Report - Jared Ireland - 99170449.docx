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9317925"/>
        <w:docPartObj>
          <w:docPartGallery w:val="Cover Pages"/>
          <w:docPartUnique/>
        </w:docPartObj>
      </w:sdtPr>
      <w:sdtContent>
        <w:p w14:paraId="16477C49" w14:textId="2F570341" w:rsidR="00455294" w:rsidRDefault="00455294" w:rsidP="00C50389"/>
        <w:p w14:paraId="70E133C7" w14:textId="460B9B79" w:rsidR="00455294" w:rsidRPr="00C6271B" w:rsidRDefault="004964A7" w:rsidP="005C522D">
          <w:pPr>
            <w:rPr>
              <w:caps/>
              <w:color w:val="44546A" w:themeColor="text2"/>
              <w:sz w:val="36"/>
              <w:szCs w:val="36"/>
            </w:rPr>
          </w:pPr>
          <w:r w:rsidRPr="004964A7">
            <w:rPr>
              <w:rFonts w:ascii="Calibri" w:eastAsia="SimSun" w:hAnsi="Calibri" w:cs="Arial"/>
              <w:noProof/>
              <w:sz w:val="22"/>
              <w:szCs w:val="22"/>
              <w:lang w:eastAsia="zh-CN"/>
            </w:rPr>
            <w:drawing>
              <wp:anchor distT="0" distB="0" distL="114300" distR="114300" simplePos="0" relativeHeight="251664387" behindDoc="0" locked="0" layoutInCell="1" allowOverlap="1" wp14:anchorId="4A8080D1" wp14:editId="2EF338FD">
                <wp:simplePos x="0" y="0"/>
                <wp:positionH relativeFrom="margin">
                  <wp:posOffset>3448050</wp:posOffset>
                </wp:positionH>
                <wp:positionV relativeFrom="paragraph">
                  <wp:posOffset>237490</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563">
            <w:rPr>
              <w:noProof/>
            </w:rPr>
            <mc:AlternateContent>
              <mc:Choice Requires="wps">
                <w:drawing>
                  <wp:anchor distT="0" distB="0" distL="114300" distR="114300" simplePos="0" relativeHeight="251660291" behindDoc="0" locked="0" layoutInCell="1" allowOverlap="1" wp14:anchorId="47AC7906" wp14:editId="465850CA">
                    <wp:simplePos x="0" y="0"/>
                    <wp:positionH relativeFrom="column">
                      <wp:posOffset>1127760</wp:posOffset>
                    </wp:positionH>
                    <wp:positionV relativeFrom="paragraph">
                      <wp:posOffset>909320</wp:posOffset>
                    </wp:positionV>
                    <wp:extent cx="1905000" cy="327660"/>
                    <wp:effectExtent l="0" t="0" r="19050" b="15240"/>
                    <wp:wrapNone/>
                    <wp:docPr id="12" name="Text Box 12"/>
                    <wp:cNvGraphicFramePr/>
                    <a:graphic xmlns:a="http://schemas.openxmlformats.org/drawingml/2006/main">
                      <a:graphicData uri="http://schemas.microsoft.com/office/word/2010/wordprocessingShape">
                        <wps:wsp>
                          <wps:cNvSpPr txBox="1"/>
                          <wps:spPr>
                            <a:xfrm>
                              <a:off x="0" y="0"/>
                              <a:ext cx="1905000" cy="327660"/>
                            </a:xfrm>
                            <a:prstGeom prst="rect">
                              <a:avLst/>
                            </a:prstGeom>
                            <a:solidFill>
                              <a:schemeClr val="lt1"/>
                            </a:solidFill>
                            <a:ln w="6350">
                              <a:solidFill>
                                <a:prstClr val="black"/>
                              </a:solidFill>
                            </a:ln>
                          </wps:spPr>
                          <wps:txbx>
                            <w:txbxContent>
                              <w:p w14:paraId="35957857" w14:textId="7AC461C1" w:rsidR="004B1B60" w:rsidRPr="005C522D" w:rsidRDefault="004B1B60" w:rsidP="001C4151">
                                <w:pPr>
                                  <w:jc w:val="right"/>
                                  <w:rPr>
                                    <w:b/>
                                    <w:bCs/>
                                  </w:rPr>
                                </w:pPr>
                                <w:r w:rsidRPr="005C522D">
                                  <w:rPr>
                                    <w:b/>
                                    <w:bCs/>
                                    <w:highlight w:val="yellow"/>
                                  </w:rPr>
                                  <w:t>Guideline – Insert Client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AC7906" id="_x0000_t202" coordsize="21600,21600" o:spt="202" path="m,l,21600r21600,l21600,xe">
                    <v:stroke joinstyle="miter"/>
                    <v:path gradientshapeok="t" o:connecttype="rect"/>
                  </v:shapetype>
                  <v:shape id="Text Box 12" o:spid="_x0000_s1026" type="#_x0000_t202" style="position:absolute;margin-left:88.8pt;margin-top:71.6pt;width:150pt;height:25.8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" fillcolor="white [3201]" strokeweight=".5pt">
                    <v:textbox>
                      <w:txbxContent>
                        <w:p w14:paraId="35957857" w14:textId="7AC461C1" w:rsidR="004B1B60" w:rsidRPr="005C522D" w:rsidRDefault="004B1B60" w:rsidP="001C4151">
                          <w:pPr>
                            <w:jc w:val="right"/>
                            <w:rPr>
                              <w:b/>
                              <w:bCs/>
                            </w:rPr>
                          </w:pPr>
                          <w:r w:rsidRPr="005C522D">
                            <w:rPr>
                              <w:b/>
                              <w:bCs/>
                              <w:highlight w:val="yellow"/>
                            </w:rPr>
                            <w:t>Guideline – Insert Client Logo</w:t>
                          </w:r>
                        </w:p>
                      </w:txbxContent>
                    </v:textbox>
                  </v:shape>
                </w:pict>
              </mc:Fallback>
            </mc:AlternateContent>
          </w:r>
          <w:r w:rsidR="005C522D">
            <w:rPr>
              <w:noProof/>
            </w:rPr>
            <mc:AlternateContent>
              <mc:Choice Requires="wps">
                <w:drawing>
                  <wp:anchor distT="0" distB="0" distL="114300" distR="114300" simplePos="0" relativeHeight="251658243" behindDoc="0" locked="0" layoutInCell="1" allowOverlap="1" wp14:anchorId="40006048" wp14:editId="1B983A5B">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A7E29" w14:textId="2918F31F" w:rsidR="004B1B60" w:rsidRDefault="004B1B60">
                                <w:pPr>
                                  <w:pStyle w:val="NoSpacing"/>
                                  <w:jc w:val="right"/>
                                  <w:rPr>
                                    <w:noProof/>
                                  </w:rPr>
                                </w:pPr>
                              </w:p>
                              <w:p w14:paraId="17EC0685" w14:textId="77777777" w:rsidR="004B1B60" w:rsidRDefault="004B1B60">
                                <w:pPr>
                                  <w:pStyle w:val="NoSpacing"/>
                                  <w:jc w:val="right"/>
                                  <w:rPr>
                                    <w:noProof/>
                                  </w:rPr>
                                </w:pPr>
                              </w:p>
                              <w:p w14:paraId="500F3767" w14:textId="77777777" w:rsidR="004B1B60" w:rsidRDefault="004B1B60">
                                <w:pPr>
                                  <w:pStyle w:val="NoSpacing"/>
                                  <w:jc w:val="right"/>
                                  <w:rPr>
                                    <w:noProof/>
                                  </w:rPr>
                                </w:pPr>
                              </w:p>
                              <w:p w14:paraId="4689F79E" w14:textId="77777777" w:rsidR="004B1B60" w:rsidRDefault="004B1B60">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40006048" id="Text Box 111" o:spid="_x0000_s1027" type="#_x0000_t202" style="position:absolute;margin-left:421.8pt;margin-top:94.2pt;width:104.95pt;height:287.5pt;z-index:251658243;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" filled="f" stroked="f" strokeweight=".5pt">
                    <v:textbox style="mso-fit-shape-to-text:t" inset="0,0,0,0">
                      <w:txbxContent>
                        <w:p w14:paraId="572A7E29" w14:textId="2918F31F" w:rsidR="004B1B60" w:rsidRDefault="004B1B60">
                          <w:pPr>
                            <w:pStyle w:val="NoSpacing"/>
                            <w:jc w:val="right"/>
                            <w:rPr>
                              <w:noProof/>
                            </w:rPr>
                          </w:pPr>
                        </w:p>
                        <w:p w14:paraId="17EC0685" w14:textId="77777777" w:rsidR="004B1B60" w:rsidRDefault="004B1B60">
                          <w:pPr>
                            <w:pStyle w:val="NoSpacing"/>
                            <w:jc w:val="right"/>
                            <w:rPr>
                              <w:noProof/>
                            </w:rPr>
                          </w:pPr>
                        </w:p>
                        <w:p w14:paraId="500F3767" w14:textId="77777777" w:rsidR="004B1B60" w:rsidRDefault="004B1B60">
                          <w:pPr>
                            <w:pStyle w:val="NoSpacing"/>
                            <w:jc w:val="right"/>
                            <w:rPr>
                              <w:noProof/>
                            </w:rPr>
                          </w:pPr>
                        </w:p>
                        <w:p w14:paraId="4689F79E" w14:textId="77777777" w:rsidR="004B1B60" w:rsidRDefault="004B1B60">
                          <w:pPr>
                            <w:pStyle w:val="NoSpacing"/>
                            <w:jc w:val="right"/>
                            <w:rPr>
                              <w:noProof/>
                            </w:rPr>
                          </w:pP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2" behindDoc="0" locked="0" layoutInCell="1" allowOverlap="1" wp14:anchorId="197D5DF6" wp14:editId="4C74600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43DA2" w14:textId="218C313D" w:rsidR="004B1B60" w:rsidRDefault="0091405F">
                                <w:pPr>
                                  <w:pStyle w:val="NoSpacing"/>
                                  <w:jc w:val="right"/>
                                  <w:rPr>
                                    <w:caps/>
                                    <w:color w:val="0C586E"/>
                                    <w:sz w:val="20"/>
                                    <w:szCs w:val="20"/>
                                  </w:rPr>
                                </w:pPr>
                                <w:r>
                                  <w:rPr>
                                    <w:caps/>
                                    <w:color w:val="0C586E"/>
                                    <w:sz w:val="20"/>
                                    <w:szCs w:val="20"/>
                                  </w:rPr>
                                  <w:t>jARED iRELAND</w:t>
                                </w:r>
                                <w:r w:rsidR="004B1B60">
                                  <w:rPr>
                                    <w:caps/>
                                    <w:color w:val="0C586E"/>
                                    <w:sz w:val="20"/>
                                    <w:szCs w:val="20"/>
                                  </w:rPr>
                                  <w:t>&gt;</w:t>
                                </w:r>
                              </w:p>
                              <w:p w14:paraId="5BA7132A" w14:textId="1AB94D40" w:rsidR="004B1B60" w:rsidRPr="00867DC4" w:rsidRDefault="004B1B60">
                                <w:pPr>
                                  <w:pStyle w:val="NoSpacing"/>
                                  <w:jc w:val="right"/>
                                  <w:rPr>
                                    <w:caps/>
                                    <w:color w:val="0C586E"/>
                                    <w:sz w:val="20"/>
                                    <w:szCs w:val="20"/>
                                  </w:rPr>
                                </w:pPr>
                                <w:r>
                                  <w:rPr>
                                    <w:caps/>
                                    <w:color w:val="0C586E"/>
                                    <w:sz w:val="20"/>
                                    <w:szCs w:val="20"/>
                                  </w:rPr>
                                  <w:t xml:space="preserve">BCIS309 – Work Integrated Learning PROJECT, </w:t>
                                </w:r>
                                <w:r w:rsidR="0091405F">
                                  <w:rPr>
                                    <w:caps/>
                                    <w:color w:val="0C586E"/>
                                    <w:sz w:val="20"/>
                                    <w:szCs w:val="20"/>
                                  </w:rPr>
                                  <w:t>sOFTWARE dEVELOPMENT</w:t>
                                </w:r>
                              </w:p>
                              <w:p w14:paraId="4EF08CC0" w14:textId="001AAF07" w:rsidR="004B1B60" w:rsidRDefault="004B1B60">
                                <w:pPr>
                                  <w:pStyle w:val="NoSpacing"/>
                                  <w:jc w:val="right"/>
                                  <w:rPr>
                                    <w:caps/>
                                    <w:color w:val="262626" w:themeColor="text1" w:themeTint="D9"/>
                                    <w:sz w:val="20"/>
                                    <w:szCs w:val="20"/>
                                  </w:rPr>
                                </w:pPr>
                                <w:r>
                                  <w:rPr>
                                    <w:color w:val="0C586E"/>
                                    <w:sz w:val="20"/>
                                    <w:szCs w:val="20"/>
                                  </w:rPr>
                                  <w:t xml:space="preserve">Semester </w:t>
                                </w:r>
                                <w:r w:rsidR="0091405F">
                                  <w:rPr>
                                    <w:color w:val="0C586E"/>
                                    <w:sz w:val="20"/>
                                    <w:szCs w:val="20"/>
                                  </w:rPr>
                                  <w:t>2</w:t>
                                </w:r>
                                <w:r>
                                  <w:rPr>
                                    <w:color w:val="0C586E"/>
                                    <w:sz w:val="20"/>
                                    <w:szCs w:val="20"/>
                                  </w:rPr>
                                  <w:t>, 202</w:t>
                                </w:r>
                                <w:r w:rsidR="0091405F">
                                  <w:rPr>
                                    <w:color w:val="0C586E"/>
                                    <w:sz w:val="20"/>
                                    <w:szCs w:val="20"/>
                                  </w:rPr>
                                  <w:t>4</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7D5DF6" id="Text Box 112" o:spid="_x0000_s1028"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54143DA2" w14:textId="218C313D" w:rsidR="004B1B60" w:rsidRDefault="0091405F">
                          <w:pPr>
                            <w:pStyle w:val="NoSpacing"/>
                            <w:jc w:val="right"/>
                            <w:rPr>
                              <w:caps/>
                              <w:color w:val="0C586E"/>
                              <w:sz w:val="20"/>
                              <w:szCs w:val="20"/>
                            </w:rPr>
                          </w:pPr>
                          <w:r>
                            <w:rPr>
                              <w:caps/>
                              <w:color w:val="0C586E"/>
                              <w:sz w:val="20"/>
                              <w:szCs w:val="20"/>
                            </w:rPr>
                            <w:t>jARED iRELAND</w:t>
                          </w:r>
                          <w:r w:rsidR="004B1B60">
                            <w:rPr>
                              <w:caps/>
                              <w:color w:val="0C586E"/>
                              <w:sz w:val="20"/>
                              <w:szCs w:val="20"/>
                            </w:rPr>
                            <w:t>&gt;</w:t>
                          </w:r>
                        </w:p>
                        <w:p w14:paraId="5BA7132A" w14:textId="1AB94D40" w:rsidR="004B1B60" w:rsidRPr="00867DC4" w:rsidRDefault="004B1B60">
                          <w:pPr>
                            <w:pStyle w:val="NoSpacing"/>
                            <w:jc w:val="right"/>
                            <w:rPr>
                              <w:caps/>
                              <w:color w:val="0C586E"/>
                              <w:sz w:val="20"/>
                              <w:szCs w:val="20"/>
                            </w:rPr>
                          </w:pPr>
                          <w:r>
                            <w:rPr>
                              <w:caps/>
                              <w:color w:val="0C586E"/>
                              <w:sz w:val="20"/>
                              <w:szCs w:val="20"/>
                            </w:rPr>
                            <w:t xml:space="preserve">BCIS309 – Work Integrated Learning PROJECT, </w:t>
                          </w:r>
                          <w:r w:rsidR="0091405F">
                            <w:rPr>
                              <w:caps/>
                              <w:color w:val="0C586E"/>
                              <w:sz w:val="20"/>
                              <w:szCs w:val="20"/>
                            </w:rPr>
                            <w:t>sOFTWARE dEVELOPMENT</w:t>
                          </w:r>
                        </w:p>
                        <w:p w14:paraId="4EF08CC0" w14:textId="001AAF07" w:rsidR="004B1B60" w:rsidRDefault="004B1B60">
                          <w:pPr>
                            <w:pStyle w:val="NoSpacing"/>
                            <w:jc w:val="right"/>
                            <w:rPr>
                              <w:caps/>
                              <w:color w:val="262626" w:themeColor="text1" w:themeTint="D9"/>
                              <w:sz w:val="20"/>
                              <w:szCs w:val="20"/>
                            </w:rPr>
                          </w:pPr>
                          <w:r>
                            <w:rPr>
                              <w:color w:val="0C586E"/>
                              <w:sz w:val="20"/>
                              <w:szCs w:val="20"/>
                            </w:rPr>
                            <w:t xml:space="preserve">Semester </w:t>
                          </w:r>
                          <w:r w:rsidR="0091405F">
                            <w:rPr>
                              <w:color w:val="0C586E"/>
                              <w:sz w:val="20"/>
                              <w:szCs w:val="20"/>
                            </w:rPr>
                            <w:t>2</w:t>
                          </w:r>
                          <w:r>
                            <w:rPr>
                              <w:color w:val="0C586E"/>
                              <w:sz w:val="20"/>
                              <w:szCs w:val="20"/>
                            </w:rPr>
                            <w:t>, 202</w:t>
                          </w:r>
                          <w:r w:rsidR="0091405F">
                            <w:rPr>
                              <w:color w:val="0C586E"/>
                              <w:sz w:val="20"/>
                              <w:szCs w:val="20"/>
                            </w:rPr>
                            <w:t>4</w:t>
                          </w:r>
                          <w:r>
                            <w:rPr>
                              <w:color w:val="262626" w:themeColor="text1" w:themeTint="D9"/>
                              <w:sz w:val="20"/>
                              <w:szCs w:val="20"/>
                            </w:rPr>
                            <w:t xml:space="preserve"> </w:t>
                          </w: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1" behindDoc="0" locked="0" layoutInCell="1" allowOverlap="1" wp14:anchorId="4E37C786" wp14:editId="4CEE48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026F" w14:textId="23A9CE64" w:rsidR="004B1B60" w:rsidRDefault="007E404E">
                                <w:pPr>
                                  <w:pStyle w:val="NoSpacing"/>
                                  <w:jc w:val="right"/>
                                  <w:rPr>
                                    <w:caps/>
                                    <w:color w:val="323E4F" w:themeColor="text2" w:themeShade="BF"/>
                                    <w:sz w:val="52"/>
                                    <w:szCs w:val="52"/>
                                  </w:rPr>
                                </w:pPr>
                                <w:r>
                                  <w:rPr>
                                    <w:caps/>
                                    <w:color w:val="0C586E"/>
                                    <w:sz w:val="52"/>
                                    <w:szCs w:val="52"/>
                                  </w:rPr>
                                  <w:t>Resource Management sOLUTION</w:t>
                                </w:r>
                                <w:r w:rsidR="004B1B60">
                                  <w:rPr>
                                    <w:caps/>
                                    <w:color w:val="0C586E"/>
                                    <w:sz w:val="52"/>
                                    <w:szCs w:val="52"/>
                                  </w:rPr>
                                  <w:t xml:space="preserve"> for </w:t>
                                </w:r>
                                <w:r>
                                  <w:rPr>
                                    <w:caps/>
                                    <w:color w:val="0C586E"/>
                                    <w:sz w:val="52"/>
                                    <w:szCs w:val="52"/>
                                  </w:rPr>
                                  <w:t>cELLO</w:t>
                                </w:r>
                              </w:p>
                              <w:p w14:paraId="41242C46" w14:textId="0B6F7545" w:rsidR="004B1B60" w:rsidRDefault="004B1B60">
                                <w:pPr>
                                  <w:pStyle w:val="NoSpacing"/>
                                  <w:jc w:val="right"/>
                                  <w:rPr>
                                    <w:smallCaps/>
                                    <w:color w:val="0C586E"/>
                                    <w:sz w:val="36"/>
                                    <w:szCs w:val="36"/>
                                  </w:rPr>
                                </w:pPr>
                                <w:r w:rsidRPr="00867DC4">
                                  <w:rPr>
                                    <w:smallCaps/>
                                    <w:color w:val="0C586E"/>
                                    <w:sz w:val="36"/>
                                    <w:szCs w:val="36"/>
                                  </w:rPr>
                                  <w:t>Project Proposal</w:t>
                                </w:r>
                              </w:p>
                              <w:p w14:paraId="07B7593C" w14:textId="1C7B40A1" w:rsidR="004B1B60" w:rsidRDefault="004B1B60">
                                <w:pPr>
                                  <w:pStyle w:val="NoSpacing"/>
                                  <w:jc w:val="right"/>
                                  <w:rPr>
                                    <w:smallCaps/>
                                    <w:color w:val="44546A" w:themeColor="text2"/>
                                    <w:sz w:val="36"/>
                                    <w:szCs w:val="36"/>
                                  </w:rPr>
                                </w:pPr>
                                <w:r>
                                  <w:rPr>
                                    <w:smallCaps/>
                                    <w:color w:val="0C586E"/>
                                    <w:sz w:val="36"/>
                                    <w:szCs w:val="36"/>
                                  </w:rPr>
                                  <w:t xml:space="preserve">Version </w:t>
                                </w:r>
                                <w:r w:rsidR="0091405F">
                                  <w:rPr>
                                    <w:smallCaps/>
                                    <w:color w:val="0C586E"/>
                                    <w:sz w:val="36"/>
                                    <w:szCs w:val="36"/>
                                  </w:rPr>
                                  <w:t>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E37C786" id="Text Box 113" o:spid="_x0000_s1029"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xKdqhGMCAAA0BQAADgAAAAAAAAAAAAAAAAAuAgAAZHJzL2Uyb0Rv&#10;Yy54bWxQSwECLQAUAAYACAAAACEAuHfphtoAAAAEAQAADwAAAAAAAAAAAAAAAAC9BAAAZHJzL2Rv&#10;d25yZXYueG1sUEsFBgAAAAAEAAQA8wAAAMQFAAAAAA==&#10;" filled="f" stroked="f" strokeweight=".5pt">
                    <v:textbox inset="0,0,0,0">
                      <w:txbxContent>
                        <w:p w14:paraId="2D02026F" w14:textId="23A9CE64" w:rsidR="004B1B60" w:rsidRDefault="007E404E">
                          <w:pPr>
                            <w:pStyle w:val="NoSpacing"/>
                            <w:jc w:val="right"/>
                            <w:rPr>
                              <w:caps/>
                              <w:color w:val="323E4F" w:themeColor="text2" w:themeShade="BF"/>
                              <w:sz w:val="52"/>
                              <w:szCs w:val="52"/>
                            </w:rPr>
                          </w:pPr>
                          <w:r>
                            <w:rPr>
                              <w:caps/>
                              <w:color w:val="0C586E"/>
                              <w:sz w:val="52"/>
                              <w:szCs w:val="52"/>
                            </w:rPr>
                            <w:t>Resource Management sOLUTION</w:t>
                          </w:r>
                          <w:r w:rsidR="004B1B60">
                            <w:rPr>
                              <w:caps/>
                              <w:color w:val="0C586E"/>
                              <w:sz w:val="52"/>
                              <w:szCs w:val="52"/>
                            </w:rPr>
                            <w:t xml:space="preserve"> for </w:t>
                          </w:r>
                          <w:r>
                            <w:rPr>
                              <w:caps/>
                              <w:color w:val="0C586E"/>
                              <w:sz w:val="52"/>
                              <w:szCs w:val="52"/>
                            </w:rPr>
                            <w:t>cELLO</w:t>
                          </w:r>
                        </w:p>
                        <w:p w14:paraId="41242C46" w14:textId="0B6F7545" w:rsidR="004B1B60" w:rsidRDefault="004B1B60">
                          <w:pPr>
                            <w:pStyle w:val="NoSpacing"/>
                            <w:jc w:val="right"/>
                            <w:rPr>
                              <w:smallCaps/>
                              <w:color w:val="0C586E"/>
                              <w:sz w:val="36"/>
                              <w:szCs w:val="36"/>
                            </w:rPr>
                          </w:pPr>
                          <w:r w:rsidRPr="00867DC4">
                            <w:rPr>
                              <w:smallCaps/>
                              <w:color w:val="0C586E"/>
                              <w:sz w:val="36"/>
                              <w:szCs w:val="36"/>
                            </w:rPr>
                            <w:t>Project Proposal</w:t>
                          </w:r>
                        </w:p>
                        <w:p w14:paraId="07B7593C" w14:textId="1C7B40A1" w:rsidR="004B1B60" w:rsidRDefault="004B1B60">
                          <w:pPr>
                            <w:pStyle w:val="NoSpacing"/>
                            <w:jc w:val="right"/>
                            <w:rPr>
                              <w:smallCaps/>
                              <w:color w:val="44546A" w:themeColor="text2"/>
                              <w:sz w:val="36"/>
                              <w:szCs w:val="36"/>
                            </w:rPr>
                          </w:pPr>
                          <w:r>
                            <w:rPr>
                              <w:smallCaps/>
                              <w:color w:val="0C586E"/>
                              <w:sz w:val="36"/>
                              <w:szCs w:val="36"/>
                            </w:rPr>
                            <w:t xml:space="preserve">Version </w:t>
                          </w:r>
                          <w:r w:rsidR="0091405F">
                            <w:rPr>
                              <w:smallCaps/>
                              <w:color w:val="0C586E"/>
                              <w:sz w:val="36"/>
                              <w:szCs w:val="36"/>
                            </w:rPr>
                            <w:t>1.0</w:t>
                          </w:r>
                        </w:p>
                      </w:txbxContent>
                    </v:textbox>
                    <w10:wrap type="square" anchorx="page" anchory="page"/>
                  </v:shape>
                </w:pict>
              </mc:Fallback>
            </mc:AlternateContent>
          </w:r>
          <w:r w:rsidR="00455294">
            <w:rPr>
              <w:noProof/>
            </w:rPr>
            <mc:AlternateContent>
              <mc:Choice Requires="wpg">
                <w:drawing>
                  <wp:anchor distT="0" distB="0" distL="114300" distR="114300" simplePos="0" relativeHeight="251658240" behindDoc="0" locked="0" layoutInCell="1" allowOverlap="1" wp14:anchorId="6C605B1F" wp14:editId="32067FA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5752F986">
                  <v:group id="Group 114"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spid="_x0000_s1026" w14:anchorId="2E93FC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">
                    <v:rect id="Rectangle 115" style="position:absolute;width:2286;height:87820;visibility:visible;mso-wrap-style:square;v-text-anchor:middle" o:spid="_x0000_s1027" fillcolor="#0c586e"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v:rect id="Rectangle 116" style="position:absolute;top:89154;width:2286;height:2286;visibility:visible;mso-wrap-style:square;v-text-anchor:middle" o:spid="_x0000_s1028" fillcolor="#96c5d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o:lock v:ext="edit" aspectratio="t"/>
                    </v:rect>
                    <w10:wrap anchorx="page" anchory="page"/>
                  </v:group>
                </w:pict>
              </mc:Fallback>
            </mc:AlternateContent>
          </w:r>
          <w:r w:rsidR="00455294">
            <w:rPr>
              <w:caps/>
              <w:color w:val="44546A" w:themeColor="text2"/>
              <w:sz w:val="36"/>
              <w:szCs w:val="36"/>
            </w:rPr>
            <w:br w:type="page"/>
          </w:r>
        </w:p>
      </w:sdtContent>
    </w:sdt>
    <w:sdt>
      <w:sdtPr>
        <w:rPr>
          <w:rFonts w:asciiTheme="minorHAnsi" w:eastAsiaTheme="minorHAnsi" w:hAnsiTheme="minorHAnsi" w:cstheme="minorBidi"/>
          <w:sz w:val="22"/>
          <w:szCs w:val="22"/>
        </w:rPr>
        <w:id w:val="1174912730"/>
        <w:docPartObj>
          <w:docPartGallery w:val="Table of Contents"/>
          <w:docPartUnique/>
        </w:docPartObj>
      </w:sdtPr>
      <w:sdtEndPr>
        <w:rPr>
          <w:rFonts w:eastAsiaTheme="minorEastAsia"/>
          <w:b/>
          <w:bCs/>
          <w:noProof/>
          <w:sz w:val="24"/>
          <w:szCs w:val="21"/>
        </w:rPr>
      </w:sdtEndPr>
      <w:sdtContent>
        <w:p w14:paraId="09AECAF9" w14:textId="7E467AC8" w:rsidR="00A9399F" w:rsidRDefault="00A9399F" w:rsidP="00C6271B">
          <w:pPr>
            <w:pStyle w:val="TOCHeading"/>
          </w:pPr>
          <w:r>
            <w:t>Contents</w:t>
          </w:r>
        </w:p>
        <w:p w14:paraId="150EBAE6" w14:textId="58E6C4C9" w:rsidR="00123022" w:rsidRDefault="00FF22B1">
          <w:pPr>
            <w:pStyle w:val="TOC1"/>
            <w:tabs>
              <w:tab w:val="right" w:leader="dot" w:pos="9346"/>
            </w:tabs>
            <w:rPr>
              <w:noProof/>
              <w:sz w:val="22"/>
              <w:szCs w:val="22"/>
              <w:lang w:eastAsia="zh-CN"/>
            </w:rPr>
          </w:pPr>
          <w:r>
            <w:fldChar w:fldCharType="begin"/>
          </w:r>
          <w:r>
            <w:instrText>TOC \o "1-2" \h \z \u</w:instrText>
          </w:r>
          <w:r>
            <w:fldChar w:fldCharType="separate"/>
          </w:r>
          <w:hyperlink w:anchor="_Toc78191719" w:history="1">
            <w:r w:rsidR="00123022" w:rsidRPr="00947E58">
              <w:rPr>
                <w:rStyle w:val="Hyperlink"/>
                <w:noProof/>
              </w:rPr>
              <w:t>Executive Summary</w:t>
            </w:r>
            <w:r w:rsidR="00123022">
              <w:rPr>
                <w:noProof/>
                <w:webHidden/>
              </w:rPr>
              <w:tab/>
            </w:r>
            <w:r w:rsidR="00123022">
              <w:rPr>
                <w:noProof/>
                <w:webHidden/>
              </w:rPr>
              <w:fldChar w:fldCharType="begin"/>
            </w:r>
            <w:r w:rsidR="00123022">
              <w:rPr>
                <w:noProof/>
                <w:webHidden/>
              </w:rPr>
              <w:instrText xml:space="preserve"> PAGEREF _Toc78191719 \h </w:instrText>
            </w:r>
            <w:r w:rsidR="00123022">
              <w:rPr>
                <w:noProof/>
                <w:webHidden/>
              </w:rPr>
            </w:r>
            <w:r w:rsidR="00123022">
              <w:rPr>
                <w:noProof/>
                <w:webHidden/>
              </w:rPr>
              <w:fldChar w:fldCharType="separate"/>
            </w:r>
            <w:r w:rsidR="00444B08">
              <w:rPr>
                <w:noProof/>
                <w:webHidden/>
              </w:rPr>
              <w:t>1</w:t>
            </w:r>
            <w:r w:rsidR="00123022">
              <w:rPr>
                <w:noProof/>
                <w:webHidden/>
              </w:rPr>
              <w:fldChar w:fldCharType="end"/>
            </w:r>
          </w:hyperlink>
        </w:p>
        <w:p w14:paraId="7124B7C8" w14:textId="43F654A7" w:rsidR="00123022" w:rsidRDefault="00000000">
          <w:pPr>
            <w:pStyle w:val="TOC2"/>
            <w:tabs>
              <w:tab w:val="right" w:leader="dot" w:pos="9346"/>
            </w:tabs>
            <w:rPr>
              <w:noProof/>
              <w:sz w:val="22"/>
              <w:szCs w:val="22"/>
              <w:lang w:eastAsia="zh-CN"/>
            </w:rPr>
          </w:pPr>
          <w:hyperlink w:anchor="_Toc78191720" w:history="1">
            <w:r w:rsidR="00123022" w:rsidRPr="00947E58">
              <w:rPr>
                <w:rStyle w:val="Hyperlink"/>
                <w:noProof/>
              </w:rPr>
              <w:t>Halfway Report</w:t>
            </w:r>
            <w:r w:rsidR="00123022">
              <w:rPr>
                <w:noProof/>
                <w:webHidden/>
              </w:rPr>
              <w:tab/>
            </w:r>
            <w:r w:rsidR="00123022">
              <w:rPr>
                <w:noProof/>
                <w:webHidden/>
              </w:rPr>
              <w:fldChar w:fldCharType="begin"/>
            </w:r>
            <w:r w:rsidR="00123022">
              <w:rPr>
                <w:noProof/>
                <w:webHidden/>
              </w:rPr>
              <w:instrText xml:space="preserve"> PAGEREF _Toc78191720 \h </w:instrText>
            </w:r>
            <w:r w:rsidR="00123022">
              <w:rPr>
                <w:noProof/>
                <w:webHidden/>
              </w:rPr>
            </w:r>
            <w:r w:rsidR="00123022">
              <w:rPr>
                <w:noProof/>
                <w:webHidden/>
              </w:rPr>
              <w:fldChar w:fldCharType="separate"/>
            </w:r>
            <w:r w:rsidR="00444B08">
              <w:rPr>
                <w:noProof/>
                <w:webHidden/>
              </w:rPr>
              <w:t>1</w:t>
            </w:r>
            <w:r w:rsidR="00123022">
              <w:rPr>
                <w:noProof/>
                <w:webHidden/>
              </w:rPr>
              <w:fldChar w:fldCharType="end"/>
            </w:r>
          </w:hyperlink>
        </w:p>
        <w:p w14:paraId="28AB76A2" w14:textId="7B130675" w:rsidR="00123022" w:rsidRDefault="00000000">
          <w:pPr>
            <w:pStyle w:val="TOC2"/>
            <w:tabs>
              <w:tab w:val="right" w:leader="dot" w:pos="9346"/>
            </w:tabs>
            <w:rPr>
              <w:noProof/>
              <w:sz w:val="22"/>
              <w:szCs w:val="22"/>
              <w:lang w:eastAsia="zh-CN"/>
            </w:rPr>
          </w:pPr>
          <w:hyperlink w:anchor="_Toc78191721" w:history="1">
            <w:r w:rsidR="00123022" w:rsidRPr="00947E58">
              <w:rPr>
                <w:rStyle w:val="Hyperlink"/>
                <w:noProof/>
              </w:rPr>
              <w:t>Final Report</w:t>
            </w:r>
            <w:r w:rsidR="00123022">
              <w:rPr>
                <w:noProof/>
                <w:webHidden/>
              </w:rPr>
              <w:tab/>
            </w:r>
            <w:r w:rsidR="00123022">
              <w:rPr>
                <w:noProof/>
                <w:webHidden/>
              </w:rPr>
              <w:fldChar w:fldCharType="begin"/>
            </w:r>
            <w:r w:rsidR="00123022">
              <w:rPr>
                <w:noProof/>
                <w:webHidden/>
              </w:rPr>
              <w:instrText xml:space="preserve"> PAGEREF _Toc78191721 \h </w:instrText>
            </w:r>
            <w:r w:rsidR="00123022">
              <w:rPr>
                <w:noProof/>
                <w:webHidden/>
              </w:rPr>
            </w:r>
            <w:r w:rsidR="00123022">
              <w:rPr>
                <w:noProof/>
                <w:webHidden/>
              </w:rPr>
              <w:fldChar w:fldCharType="separate"/>
            </w:r>
            <w:r w:rsidR="00444B08">
              <w:rPr>
                <w:noProof/>
                <w:webHidden/>
              </w:rPr>
              <w:t>1</w:t>
            </w:r>
            <w:r w:rsidR="00123022">
              <w:rPr>
                <w:noProof/>
                <w:webHidden/>
              </w:rPr>
              <w:fldChar w:fldCharType="end"/>
            </w:r>
          </w:hyperlink>
        </w:p>
        <w:p w14:paraId="54F2EBCF" w14:textId="228B4992" w:rsidR="00123022" w:rsidRDefault="00000000">
          <w:pPr>
            <w:pStyle w:val="TOC1"/>
            <w:tabs>
              <w:tab w:val="right" w:leader="dot" w:pos="9346"/>
            </w:tabs>
            <w:rPr>
              <w:noProof/>
              <w:sz w:val="22"/>
              <w:szCs w:val="22"/>
              <w:lang w:eastAsia="zh-CN"/>
            </w:rPr>
          </w:pPr>
          <w:hyperlink w:anchor="_Toc78191722" w:history="1">
            <w:r w:rsidR="00123022" w:rsidRPr="00947E58">
              <w:rPr>
                <w:rStyle w:val="Hyperlink"/>
                <w:noProof/>
              </w:rPr>
              <w:t>Introduction</w:t>
            </w:r>
            <w:r w:rsidR="00123022">
              <w:rPr>
                <w:noProof/>
                <w:webHidden/>
              </w:rPr>
              <w:tab/>
            </w:r>
            <w:r w:rsidR="00123022">
              <w:rPr>
                <w:noProof/>
                <w:webHidden/>
              </w:rPr>
              <w:fldChar w:fldCharType="begin"/>
            </w:r>
            <w:r w:rsidR="00123022">
              <w:rPr>
                <w:noProof/>
                <w:webHidden/>
              </w:rPr>
              <w:instrText xml:space="preserve"> PAGEREF _Toc78191722 \h </w:instrText>
            </w:r>
            <w:r w:rsidR="00123022">
              <w:rPr>
                <w:noProof/>
                <w:webHidden/>
              </w:rPr>
            </w:r>
            <w:r w:rsidR="00123022">
              <w:rPr>
                <w:noProof/>
                <w:webHidden/>
              </w:rPr>
              <w:fldChar w:fldCharType="separate"/>
            </w:r>
            <w:r w:rsidR="00444B08">
              <w:rPr>
                <w:noProof/>
                <w:webHidden/>
              </w:rPr>
              <w:t>1</w:t>
            </w:r>
            <w:r w:rsidR="00123022">
              <w:rPr>
                <w:noProof/>
                <w:webHidden/>
              </w:rPr>
              <w:fldChar w:fldCharType="end"/>
            </w:r>
          </w:hyperlink>
        </w:p>
        <w:p w14:paraId="064D3E91" w14:textId="0956102A" w:rsidR="00123022" w:rsidRDefault="00000000">
          <w:pPr>
            <w:pStyle w:val="TOC1"/>
            <w:tabs>
              <w:tab w:val="right" w:leader="dot" w:pos="9346"/>
            </w:tabs>
            <w:rPr>
              <w:noProof/>
              <w:sz w:val="22"/>
              <w:szCs w:val="22"/>
              <w:lang w:eastAsia="zh-CN"/>
            </w:rPr>
          </w:pPr>
          <w:hyperlink w:anchor="_Toc78191723" w:history="1">
            <w:r w:rsidR="00123022" w:rsidRPr="00947E58">
              <w:rPr>
                <w:rStyle w:val="Hyperlink"/>
                <w:noProof/>
              </w:rPr>
              <w:t>Project Details</w:t>
            </w:r>
            <w:r w:rsidR="00123022">
              <w:rPr>
                <w:noProof/>
                <w:webHidden/>
              </w:rPr>
              <w:tab/>
            </w:r>
            <w:r w:rsidR="00123022">
              <w:rPr>
                <w:noProof/>
                <w:webHidden/>
              </w:rPr>
              <w:fldChar w:fldCharType="begin"/>
            </w:r>
            <w:r w:rsidR="00123022">
              <w:rPr>
                <w:noProof/>
                <w:webHidden/>
              </w:rPr>
              <w:instrText xml:space="preserve"> PAGEREF _Toc78191723 \h </w:instrText>
            </w:r>
            <w:r w:rsidR="00123022">
              <w:rPr>
                <w:noProof/>
                <w:webHidden/>
              </w:rPr>
            </w:r>
            <w:r w:rsidR="00123022">
              <w:rPr>
                <w:noProof/>
                <w:webHidden/>
              </w:rPr>
              <w:fldChar w:fldCharType="separate"/>
            </w:r>
            <w:r w:rsidR="00444B08">
              <w:rPr>
                <w:noProof/>
                <w:webHidden/>
              </w:rPr>
              <w:t>2</w:t>
            </w:r>
            <w:r w:rsidR="00123022">
              <w:rPr>
                <w:noProof/>
                <w:webHidden/>
              </w:rPr>
              <w:fldChar w:fldCharType="end"/>
            </w:r>
          </w:hyperlink>
        </w:p>
        <w:p w14:paraId="5C65F666" w14:textId="11BE2D1E" w:rsidR="00123022" w:rsidRDefault="00000000">
          <w:pPr>
            <w:pStyle w:val="TOC2"/>
            <w:tabs>
              <w:tab w:val="right" w:leader="dot" w:pos="9346"/>
            </w:tabs>
            <w:rPr>
              <w:noProof/>
              <w:sz w:val="22"/>
              <w:szCs w:val="22"/>
              <w:lang w:eastAsia="zh-CN"/>
            </w:rPr>
          </w:pPr>
          <w:hyperlink w:anchor="_Toc78191724" w:history="1">
            <w:r w:rsidR="00123022" w:rsidRPr="00947E58">
              <w:rPr>
                <w:rStyle w:val="Hyperlink"/>
                <w:noProof/>
              </w:rPr>
              <w:t>Project Name</w:t>
            </w:r>
            <w:r w:rsidR="00123022">
              <w:rPr>
                <w:noProof/>
                <w:webHidden/>
              </w:rPr>
              <w:tab/>
            </w:r>
            <w:r w:rsidR="00123022">
              <w:rPr>
                <w:noProof/>
                <w:webHidden/>
              </w:rPr>
              <w:fldChar w:fldCharType="begin"/>
            </w:r>
            <w:r w:rsidR="00123022">
              <w:rPr>
                <w:noProof/>
                <w:webHidden/>
              </w:rPr>
              <w:instrText xml:space="preserve"> PAGEREF _Toc78191724 \h </w:instrText>
            </w:r>
            <w:r w:rsidR="00123022">
              <w:rPr>
                <w:noProof/>
                <w:webHidden/>
              </w:rPr>
            </w:r>
            <w:r w:rsidR="00123022">
              <w:rPr>
                <w:noProof/>
                <w:webHidden/>
              </w:rPr>
              <w:fldChar w:fldCharType="separate"/>
            </w:r>
            <w:r w:rsidR="00444B08">
              <w:rPr>
                <w:noProof/>
                <w:webHidden/>
              </w:rPr>
              <w:t>2</w:t>
            </w:r>
            <w:r w:rsidR="00123022">
              <w:rPr>
                <w:noProof/>
                <w:webHidden/>
              </w:rPr>
              <w:fldChar w:fldCharType="end"/>
            </w:r>
          </w:hyperlink>
        </w:p>
        <w:p w14:paraId="4EAA89F6" w14:textId="6802C004" w:rsidR="00123022" w:rsidRDefault="00000000">
          <w:pPr>
            <w:pStyle w:val="TOC2"/>
            <w:tabs>
              <w:tab w:val="right" w:leader="dot" w:pos="9346"/>
            </w:tabs>
            <w:rPr>
              <w:noProof/>
              <w:sz w:val="22"/>
              <w:szCs w:val="22"/>
              <w:lang w:eastAsia="zh-CN"/>
            </w:rPr>
          </w:pPr>
          <w:hyperlink w:anchor="_Toc78191725" w:history="1">
            <w:r w:rsidR="00123022" w:rsidRPr="00947E58">
              <w:rPr>
                <w:rStyle w:val="Hyperlink"/>
                <w:noProof/>
              </w:rPr>
              <w:t>Overview of Industry Client</w:t>
            </w:r>
            <w:r w:rsidR="00123022">
              <w:rPr>
                <w:noProof/>
                <w:webHidden/>
              </w:rPr>
              <w:tab/>
            </w:r>
            <w:r w:rsidR="00123022">
              <w:rPr>
                <w:noProof/>
                <w:webHidden/>
              </w:rPr>
              <w:fldChar w:fldCharType="begin"/>
            </w:r>
            <w:r w:rsidR="00123022">
              <w:rPr>
                <w:noProof/>
                <w:webHidden/>
              </w:rPr>
              <w:instrText xml:space="preserve"> PAGEREF _Toc78191725 \h </w:instrText>
            </w:r>
            <w:r w:rsidR="00123022">
              <w:rPr>
                <w:noProof/>
                <w:webHidden/>
              </w:rPr>
            </w:r>
            <w:r w:rsidR="00123022">
              <w:rPr>
                <w:noProof/>
                <w:webHidden/>
              </w:rPr>
              <w:fldChar w:fldCharType="separate"/>
            </w:r>
            <w:r w:rsidR="00444B08">
              <w:rPr>
                <w:noProof/>
                <w:webHidden/>
              </w:rPr>
              <w:t>2</w:t>
            </w:r>
            <w:r w:rsidR="00123022">
              <w:rPr>
                <w:noProof/>
                <w:webHidden/>
              </w:rPr>
              <w:fldChar w:fldCharType="end"/>
            </w:r>
          </w:hyperlink>
        </w:p>
        <w:p w14:paraId="7F7B7336" w14:textId="645F4317" w:rsidR="00123022" w:rsidRDefault="00000000">
          <w:pPr>
            <w:pStyle w:val="TOC2"/>
            <w:tabs>
              <w:tab w:val="right" w:leader="dot" w:pos="9346"/>
            </w:tabs>
            <w:rPr>
              <w:noProof/>
              <w:sz w:val="22"/>
              <w:szCs w:val="22"/>
              <w:lang w:eastAsia="zh-CN"/>
            </w:rPr>
          </w:pPr>
          <w:hyperlink w:anchor="_Toc78191726" w:history="1">
            <w:r w:rsidR="00123022" w:rsidRPr="00947E58">
              <w:rPr>
                <w:rStyle w:val="Hyperlink"/>
                <w:noProof/>
              </w:rPr>
              <w:t>Project Background</w:t>
            </w:r>
            <w:r w:rsidR="00123022">
              <w:rPr>
                <w:noProof/>
                <w:webHidden/>
              </w:rPr>
              <w:tab/>
            </w:r>
            <w:r w:rsidR="00123022">
              <w:rPr>
                <w:noProof/>
                <w:webHidden/>
              </w:rPr>
              <w:fldChar w:fldCharType="begin"/>
            </w:r>
            <w:r w:rsidR="00123022">
              <w:rPr>
                <w:noProof/>
                <w:webHidden/>
              </w:rPr>
              <w:instrText xml:space="preserve"> PAGEREF _Toc78191726 \h </w:instrText>
            </w:r>
            <w:r w:rsidR="00123022">
              <w:rPr>
                <w:noProof/>
                <w:webHidden/>
              </w:rPr>
            </w:r>
            <w:r w:rsidR="00123022">
              <w:rPr>
                <w:noProof/>
                <w:webHidden/>
              </w:rPr>
              <w:fldChar w:fldCharType="separate"/>
            </w:r>
            <w:r w:rsidR="00444B08">
              <w:rPr>
                <w:noProof/>
                <w:webHidden/>
              </w:rPr>
              <w:t>2</w:t>
            </w:r>
            <w:r w:rsidR="00123022">
              <w:rPr>
                <w:noProof/>
                <w:webHidden/>
              </w:rPr>
              <w:fldChar w:fldCharType="end"/>
            </w:r>
          </w:hyperlink>
        </w:p>
        <w:p w14:paraId="3DFFDE72" w14:textId="7FF9F3C0" w:rsidR="00123022" w:rsidRDefault="00000000">
          <w:pPr>
            <w:pStyle w:val="TOC1"/>
            <w:tabs>
              <w:tab w:val="right" w:leader="dot" w:pos="9346"/>
            </w:tabs>
            <w:rPr>
              <w:noProof/>
              <w:sz w:val="22"/>
              <w:szCs w:val="22"/>
              <w:lang w:eastAsia="zh-CN"/>
            </w:rPr>
          </w:pPr>
          <w:hyperlink w:anchor="_Toc78191727" w:history="1">
            <w:r w:rsidR="00123022" w:rsidRPr="00947E58">
              <w:rPr>
                <w:rStyle w:val="Hyperlink"/>
                <w:noProof/>
              </w:rPr>
              <w:t>Project Scope</w:t>
            </w:r>
            <w:r w:rsidR="00123022">
              <w:rPr>
                <w:noProof/>
                <w:webHidden/>
              </w:rPr>
              <w:tab/>
            </w:r>
            <w:r w:rsidR="00123022">
              <w:rPr>
                <w:noProof/>
                <w:webHidden/>
              </w:rPr>
              <w:fldChar w:fldCharType="begin"/>
            </w:r>
            <w:r w:rsidR="00123022">
              <w:rPr>
                <w:noProof/>
                <w:webHidden/>
              </w:rPr>
              <w:instrText xml:space="preserve"> PAGEREF _Toc78191727 \h </w:instrText>
            </w:r>
            <w:r w:rsidR="00123022">
              <w:rPr>
                <w:noProof/>
                <w:webHidden/>
              </w:rPr>
            </w:r>
            <w:r w:rsidR="00123022">
              <w:rPr>
                <w:noProof/>
                <w:webHidden/>
              </w:rPr>
              <w:fldChar w:fldCharType="separate"/>
            </w:r>
            <w:r w:rsidR="00444B08">
              <w:rPr>
                <w:noProof/>
                <w:webHidden/>
              </w:rPr>
              <w:t>3</w:t>
            </w:r>
            <w:r w:rsidR="00123022">
              <w:rPr>
                <w:noProof/>
                <w:webHidden/>
              </w:rPr>
              <w:fldChar w:fldCharType="end"/>
            </w:r>
          </w:hyperlink>
        </w:p>
        <w:p w14:paraId="1C0590C3" w14:textId="7AB63BAB" w:rsidR="00123022" w:rsidRDefault="00000000">
          <w:pPr>
            <w:pStyle w:val="TOC2"/>
            <w:tabs>
              <w:tab w:val="right" w:leader="dot" w:pos="9346"/>
            </w:tabs>
            <w:rPr>
              <w:noProof/>
              <w:sz w:val="22"/>
              <w:szCs w:val="22"/>
              <w:lang w:eastAsia="zh-CN"/>
            </w:rPr>
          </w:pPr>
          <w:hyperlink w:anchor="_Toc78191728" w:history="1">
            <w:r w:rsidR="00123022" w:rsidRPr="00947E58">
              <w:rPr>
                <w:rStyle w:val="Hyperlink"/>
                <w:noProof/>
              </w:rPr>
              <w:t>Project Goal(s)</w:t>
            </w:r>
            <w:r w:rsidR="00123022">
              <w:rPr>
                <w:noProof/>
                <w:webHidden/>
              </w:rPr>
              <w:tab/>
            </w:r>
            <w:r w:rsidR="00123022">
              <w:rPr>
                <w:noProof/>
                <w:webHidden/>
              </w:rPr>
              <w:fldChar w:fldCharType="begin"/>
            </w:r>
            <w:r w:rsidR="00123022">
              <w:rPr>
                <w:noProof/>
                <w:webHidden/>
              </w:rPr>
              <w:instrText xml:space="preserve"> PAGEREF _Toc78191728 \h </w:instrText>
            </w:r>
            <w:r w:rsidR="00123022">
              <w:rPr>
                <w:noProof/>
                <w:webHidden/>
              </w:rPr>
            </w:r>
            <w:r w:rsidR="00123022">
              <w:rPr>
                <w:noProof/>
                <w:webHidden/>
              </w:rPr>
              <w:fldChar w:fldCharType="separate"/>
            </w:r>
            <w:r w:rsidR="00444B08">
              <w:rPr>
                <w:noProof/>
                <w:webHidden/>
              </w:rPr>
              <w:t>3</w:t>
            </w:r>
            <w:r w:rsidR="00123022">
              <w:rPr>
                <w:noProof/>
                <w:webHidden/>
              </w:rPr>
              <w:fldChar w:fldCharType="end"/>
            </w:r>
          </w:hyperlink>
        </w:p>
        <w:p w14:paraId="1C8F380C" w14:textId="17E9FE7E" w:rsidR="00123022" w:rsidRDefault="00000000">
          <w:pPr>
            <w:pStyle w:val="TOC2"/>
            <w:tabs>
              <w:tab w:val="right" w:leader="dot" w:pos="9346"/>
            </w:tabs>
            <w:rPr>
              <w:noProof/>
              <w:sz w:val="22"/>
              <w:szCs w:val="22"/>
              <w:lang w:eastAsia="zh-CN"/>
            </w:rPr>
          </w:pPr>
          <w:hyperlink w:anchor="_Toc78191729" w:history="1">
            <w:r w:rsidR="00123022" w:rsidRPr="00947E58">
              <w:rPr>
                <w:rStyle w:val="Hyperlink"/>
                <w:noProof/>
              </w:rPr>
              <w:t>Benefits of Project</w:t>
            </w:r>
            <w:r w:rsidR="00123022">
              <w:rPr>
                <w:noProof/>
                <w:webHidden/>
              </w:rPr>
              <w:tab/>
            </w:r>
            <w:r w:rsidR="00123022">
              <w:rPr>
                <w:noProof/>
                <w:webHidden/>
              </w:rPr>
              <w:fldChar w:fldCharType="begin"/>
            </w:r>
            <w:r w:rsidR="00123022">
              <w:rPr>
                <w:noProof/>
                <w:webHidden/>
              </w:rPr>
              <w:instrText xml:space="preserve"> PAGEREF _Toc78191729 \h </w:instrText>
            </w:r>
            <w:r w:rsidR="00123022">
              <w:rPr>
                <w:noProof/>
                <w:webHidden/>
              </w:rPr>
            </w:r>
            <w:r w:rsidR="00123022">
              <w:rPr>
                <w:noProof/>
                <w:webHidden/>
              </w:rPr>
              <w:fldChar w:fldCharType="separate"/>
            </w:r>
            <w:r w:rsidR="00444B08">
              <w:rPr>
                <w:noProof/>
                <w:webHidden/>
              </w:rPr>
              <w:t>3</w:t>
            </w:r>
            <w:r w:rsidR="00123022">
              <w:rPr>
                <w:noProof/>
                <w:webHidden/>
              </w:rPr>
              <w:fldChar w:fldCharType="end"/>
            </w:r>
          </w:hyperlink>
        </w:p>
        <w:p w14:paraId="3D65E878" w14:textId="2DF7A2EA" w:rsidR="00123022" w:rsidRDefault="00000000">
          <w:pPr>
            <w:pStyle w:val="TOC2"/>
            <w:tabs>
              <w:tab w:val="right" w:leader="dot" w:pos="9346"/>
            </w:tabs>
            <w:rPr>
              <w:noProof/>
              <w:sz w:val="22"/>
              <w:szCs w:val="22"/>
              <w:lang w:eastAsia="zh-CN"/>
            </w:rPr>
          </w:pPr>
          <w:hyperlink w:anchor="_Toc78191730" w:history="1">
            <w:r w:rsidR="00123022" w:rsidRPr="00947E58">
              <w:rPr>
                <w:rStyle w:val="Hyperlink"/>
                <w:noProof/>
              </w:rPr>
              <w:t>Project Requirements</w:t>
            </w:r>
            <w:r w:rsidR="00123022">
              <w:rPr>
                <w:noProof/>
                <w:webHidden/>
              </w:rPr>
              <w:tab/>
            </w:r>
            <w:r w:rsidR="00123022">
              <w:rPr>
                <w:noProof/>
                <w:webHidden/>
              </w:rPr>
              <w:fldChar w:fldCharType="begin"/>
            </w:r>
            <w:r w:rsidR="00123022">
              <w:rPr>
                <w:noProof/>
                <w:webHidden/>
              </w:rPr>
              <w:instrText xml:space="preserve"> PAGEREF _Toc78191730 \h </w:instrText>
            </w:r>
            <w:r w:rsidR="00123022">
              <w:rPr>
                <w:noProof/>
                <w:webHidden/>
              </w:rPr>
            </w:r>
            <w:r w:rsidR="00123022">
              <w:rPr>
                <w:noProof/>
                <w:webHidden/>
              </w:rPr>
              <w:fldChar w:fldCharType="separate"/>
            </w:r>
            <w:r w:rsidR="00444B08">
              <w:rPr>
                <w:noProof/>
                <w:webHidden/>
              </w:rPr>
              <w:t>3</w:t>
            </w:r>
            <w:r w:rsidR="00123022">
              <w:rPr>
                <w:noProof/>
                <w:webHidden/>
              </w:rPr>
              <w:fldChar w:fldCharType="end"/>
            </w:r>
          </w:hyperlink>
        </w:p>
        <w:p w14:paraId="099421B5" w14:textId="6108E29D" w:rsidR="00123022" w:rsidRDefault="00000000">
          <w:pPr>
            <w:pStyle w:val="TOC2"/>
            <w:tabs>
              <w:tab w:val="right" w:leader="dot" w:pos="9346"/>
            </w:tabs>
            <w:rPr>
              <w:noProof/>
              <w:sz w:val="22"/>
              <w:szCs w:val="22"/>
              <w:lang w:eastAsia="zh-CN"/>
            </w:rPr>
          </w:pPr>
          <w:hyperlink w:anchor="_Toc78191731" w:history="1">
            <w:r w:rsidR="00123022" w:rsidRPr="00947E58">
              <w:rPr>
                <w:rStyle w:val="Hyperlink"/>
                <w:noProof/>
              </w:rPr>
              <w:t>Expected Deliverables</w:t>
            </w:r>
            <w:r w:rsidR="00123022">
              <w:rPr>
                <w:noProof/>
                <w:webHidden/>
              </w:rPr>
              <w:tab/>
            </w:r>
            <w:r w:rsidR="00123022">
              <w:rPr>
                <w:noProof/>
                <w:webHidden/>
              </w:rPr>
              <w:fldChar w:fldCharType="begin"/>
            </w:r>
            <w:r w:rsidR="00123022">
              <w:rPr>
                <w:noProof/>
                <w:webHidden/>
              </w:rPr>
              <w:instrText xml:space="preserve"> PAGEREF _Toc78191731 \h </w:instrText>
            </w:r>
            <w:r w:rsidR="00123022">
              <w:rPr>
                <w:noProof/>
                <w:webHidden/>
              </w:rPr>
            </w:r>
            <w:r w:rsidR="00123022">
              <w:rPr>
                <w:noProof/>
                <w:webHidden/>
              </w:rPr>
              <w:fldChar w:fldCharType="separate"/>
            </w:r>
            <w:r w:rsidR="00444B08">
              <w:rPr>
                <w:noProof/>
                <w:webHidden/>
              </w:rPr>
              <w:t>3</w:t>
            </w:r>
            <w:r w:rsidR="00123022">
              <w:rPr>
                <w:noProof/>
                <w:webHidden/>
              </w:rPr>
              <w:fldChar w:fldCharType="end"/>
            </w:r>
          </w:hyperlink>
        </w:p>
        <w:p w14:paraId="12DDD5A1" w14:textId="3CF9B835" w:rsidR="00123022" w:rsidRDefault="00000000">
          <w:pPr>
            <w:pStyle w:val="TOC2"/>
            <w:tabs>
              <w:tab w:val="right" w:leader="dot" w:pos="9346"/>
            </w:tabs>
            <w:rPr>
              <w:noProof/>
              <w:sz w:val="22"/>
              <w:szCs w:val="22"/>
              <w:lang w:eastAsia="zh-CN"/>
            </w:rPr>
          </w:pPr>
          <w:hyperlink w:anchor="_Toc78191732" w:history="1">
            <w:r w:rsidR="00123022" w:rsidRPr="00947E58">
              <w:rPr>
                <w:rStyle w:val="Hyperlink"/>
                <w:noProof/>
              </w:rPr>
              <w:t>Halfway Report</w:t>
            </w:r>
            <w:r w:rsidR="00123022">
              <w:rPr>
                <w:noProof/>
                <w:webHidden/>
              </w:rPr>
              <w:tab/>
            </w:r>
            <w:r w:rsidR="00123022">
              <w:rPr>
                <w:noProof/>
                <w:webHidden/>
              </w:rPr>
              <w:fldChar w:fldCharType="begin"/>
            </w:r>
            <w:r w:rsidR="00123022">
              <w:rPr>
                <w:noProof/>
                <w:webHidden/>
              </w:rPr>
              <w:instrText xml:space="preserve"> PAGEREF _Toc78191732 \h </w:instrText>
            </w:r>
            <w:r w:rsidR="00123022">
              <w:rPr>
                <w:noProof/>
                <w:webHidden/>
              </w:rPr>
            </w:r>
            <w:r w:rsidR="00123022">
              <w:rPr>
                <w:noProof/>
                <w:webHidden/>
              </w:rPr>
              <w:fldChar w:fldCharType="separate"/>
            </w:r>
            <w:r w:rsidR="00444B08">
              <w:rPr>
                <w:noProof/>
                <w:webHidden/>
              </w:rPr>
              <w:t>3</w:t>
            </w:r>
            <w:r w:rsidR="00123022">
              <w:rPr>
                <w:noProof/>
                <w:webHidden/>
              </w:rPr>
              <w:fldChar w:fldCharType="end"/>
            </w:r>
          </w:hyperlink>
        </w:p>
        <w:p w14:paraId="63592FCB" w14:textId="0CDA7F32" w:rsidR="00123022" w:rsidRDefault="00000000">
          <w:pPr>
            <w:pStyle w:val="TOC2"/>
            <w:tabs>
              <w:tab w:val="right" w:leader="dot" w:pos="9346"/>
            </w:tabs>
            <w:rPr>
              <w:noProof/>
              <w:sz w:val="22"/>
              <w:szCs w:val="22"/>
              <w:lang w:eastAsia="zh-CN"/>
            </w:rPr>
          </w:pPr>
          <w:hyperlink w:anchor="_Toc78191733" w:history="1">
            <w:r w:rsidR="00123022" w:rsidRPr="00947E58">
              <w:rPr>
                <w:rStyle w:val="Hyperlink"/>
                <w:noProof/>
              </w:rPr>
              <w:t>Final Report</w:t>
            </w:r>
            <w:r w:rsidR="00123022">
              <w:rPr>
                <w:noProof/>
                <w:webHidden/>
              </w:rPr>
              <w:tab/>
            </w:r>
            <w:r w:rsidR="00123022">
              <w:rPr>
                <w:noProof/>
                <w:webHidden/>
              </w:rPr>
              <w:fldChar w:fldCharType="begin"/>
            </w:r>
            <w:r w:rsidR="00123022">
              <w:rPr>
                <w:noProof/>
                <w:webHidden/>
              </w:rPr>
              <w:instrText xml:space="preserve"> PAGEREF _Toc78191733 \h </w:instrText>
            </w:r>
            <w:r w:rsidR="00123022">
              <w:rPr>
                <w:noProof/>
                <w:webHidden/>
              </w:rPr>
            </w:r>
            <w:r w:rsidR="00123022">
              <w:rPr>
                <w:noProof/>
                <w:webHidden/>
              </w:rPr>
              <w:fldChar w:fldCharType="separate"/>
            </w:r>
            <w:r w:rsidR="00444B08">
              <w:rPr>
                <w:noProof/>
                <w:webHidden/>
              </w:rPr>
              <w:t>4</w:t>
            </w:r>
            <w:r w:rsidR="00123022">
              <w:rPr>
                <w:noProof/>
                <w:webHidden/>
              </w:rPr>
              <w:fldChar w:fldCharType="end"/>
            </w:r>
          </w:hyperlink>
        </w:p>
        <w:p w14:paraId="6F8B6253" w14:textId="1A007E85" w:rsidR="00123022" w:rsidRDefault="00000000">
          <w:pPr>
            <w:pStyle w:val="TOC1"/>
            <w:tabs>
              <w:tab w:val="right" w:leader="dot" w:pos="9346"/>
            </w:tabs>
            <w:rPr>
              <w:noProof/>
              <w:sz w:val="22"/>
              <w:szCs w:val="22"/>
              <w:lang w:eastAsia="zh-CN"/>
            </w:rPr>
          </w:pPr>
          <w:hyperlink w:anchor="_Toc78191734" w:history="1">
            <w:r w:rsidR="00123022" w:rsidRPr="00947E58">
              <w:rPr>
                <w:rStyle w:val="Hyperlink"/>
                <w:noProof/>
              </w:rPr>
              <w:t>Stakeholder Management</w:t>
            </w:r>
            <w:r w:rsidR="00123022">
              <w:rPr>
                <w:noProof/>
                <w:webHidden/>
              </w:rPr>
              <w:tab/>
            </w:r>
            <w:r w:rsidR="00123022">
              <w:rPr>
                <w:noProof/>
                <w:webHidden/>
              </w:rPr>
              <w:fldChar w:fldCharType="begin"/>
            </w:r>
            <w:r w:rsidR="00123022">
              <w:rPr>
                <w:noProof/>
                <w:webHidden/>
              </w:rPr>
              <w:instrText xml:space="preserve"> PAGEREF _Toc78191734 \h </w:instrText>
            </w:r>
            <w:r w:rsidR="00123022">
              <w:rPr>
                <w:noProof/>
                <w:webHidden/>
              </w:rPr>
            </w:r>
            <w:r w:rsidR="00123022">
              <w:rPr>
                <w:noProof/>
                <w:webHidden/>
              </w:rPr>
              <w:fldChar w:fldCharType="separate"/>
            </w:r>
            <w:r w:rsidR="00444B08">
              <w:rPr>
                <w:noProof/>
                <w:webHidden/>
              </w:rPr>
              <w:t>5</w:t>
            </w:r>
            <w:r w:rsidR="00123022">
              <w:rPr>
                <w:noProof/>
                <w:webHidden/>
              </w:rPr>
              <w:fldChar w:fldCharType="end"/>
            </w:r>
          </w:hyperlink>
        </w:p>
        <w:p w14:paraId="5147F35A" w14:textId="17BF03A3" w:rsidR="00123022" w:rsidRDefault="00000000">
          <w:pPr>
            <w:pStyle w:val="TOC2"/>
            <w:tabs>
              <w:tab w:val="right" w:leader="dot" w:pos="9346"/>
            </w:tabs>
            <w:rPr>
              <w:noProof/>
              <w:sz w:val="22"/>
              <w:szCs w:val="22"/>
              <w:lang w:eastAsia="zh-CN"/>
            </w:rPr>
          </w:pPr>
          <w:hyperlink w:anchor="_Toc78191735" w:history="1">
            <w:r w:rsidR="00123022" w:rsidRPr="00947E58">
              <w:rPr>
                <w:rStyle w:val="Hyperlink"/>
                <w:noProof/>
              </w:rPr>
              <w:t>Project Hierarchy</w:t>
            </w:r>
            <w:r w:rsidR="00123022">
              <w:rPr>
                <w:noProof/>
                <w:webHidden/>
              </w:rPr>
              <w:tab/>
            </w:r>
            <w:r w:rsidR="00123022">
              <w:rPr>
                <w:noProof/>
                <w:webHidden/>
              </w:rPr>
              <w:fldChar w:fldCharType="begin"/>
            </w:r>
            <w:r w:rsidR="00123022">
              <w:rPr>
                <w:noProof/>
                <w:webHidden/>
              </w:rPr>
              <w:instrText xml:space="preserve"> PAGEREF _Toc78191735 \h </w:instrText>
            </w:r>
            <w:r w:rsidR="00123022">
              <w:rPr>
                <w:noProof/>
                <w:webHidden/>
              </w:rPr>
            </w:r>
            <w:r w:rsidR="00123022">
              <w:rPr>
                <w:noProof/>
                <w:webHidden/>
              </w:rPr>
              <w:fldChar w:fldCharType="separate"/>
            </w:r>
            <w:r w:rsidR="00444B08">
              <w:rPr>
                <w:noProof/>
                <w:webHidden/>
              </w:rPr>
              <w:t>5</w:t>
            </w:r>
            <w:r w:rsidR="00123022">
              <w:rPr>
                <w:noProof/>
                <w:webHidden/>
              </w:rPr>
              <w:fldChar w:fldCharType="end"/>
            </w:r>
          </w:hyperlink>
        </w:p>
        <w:p w14:paraId="504F9E6F" w14:textId="61A87211" w:rsidR="00123022" w:rsidRDefault="00000000">
          <w:pPr>
            <w:pStyle w:val="TOC2"/>
            <w:tabs>
              <w:tab w:val="right" w:leader="dot" w:pos="9346"/>
            </w:tabs>
            <w:rPr>
              <w:noProof/>
              <w:sz w:val="22"/>
              <w:szCs w:val="22"/>
              <w:lang w:eastAsia="zh-CN"/>
            </w:rPr>
          </w:pPr>
          <w:hyperlink w:anchor="_Toc78191736" w:history="1">
            <w:r w:rsidR="00123022" w:rsidRPr="00947E58">
              <w:rPr>
                <w:rStyle w:val="Hyperlink"/>
                <w:noProof/>
              </w:rPr>
              <w:t>Reporting and Meetings</w:t>
            </w:r>
            <w:r w:rsidR="00123022">
              <w:rPr>
                <w:noProof/>
                <w:webHidden/>
              </w:rPr>
              <w:tab/>
            </w:r>
            <w:r w:rsidR="00123022">
              <w:rPr>
                <w:noProof/>
                <w:webHidden/>
              </w:rPr>
              <w:fldChar w:fldCharType="begin"/>
            </w:r>
            <w:r w:rsidR="00123022">
              <w:rPr>
                <w:noProof/>
                <w:webHidden/>
              </w:rPr>
              <w:instrText xml:space="preserve"> PAGEREF _Toc78191736 \h </w:instrText>
            </w:r>
            <w:r w:rsidR="00123022">
              <w:rPr>
                <w:noProof/>
                <w:webHidden/>
              </w:rPr>
            </w:r>
            <w:r w:rsidR="00123022">
              <w:rPr>
                <w:noProof/>
                <w:webHidden/>
              </w:rPr>
              <w:fldChar w:fldCharType="separate"/>
            </w:r>
            <w:r w:rsidR="00444B08">
              <w:rPr>
                <w:noProof/>
                <w:webHidden/>
              </w:rPr>
              <w:t>5</w:t>
            </w:r>
            <w:r w:rsidR="00123022">
              <w:rPr>
                <w:noProof/>
                <w:webHidden/>
              </w:rPr>
              <w:fldChar w:fldCharType="end"/>
            </w:r>
          </w:hyperlink>
        </w:p>
        <w:p w14:paraId="197DE0E4" w14:textId="5190CB7A" w:rsidR="00123022" w:rsidRDefault="00000000">
          <w:pPr>
            <w:pStyle w:val="TOC2"/>
            <w:tabs>
              <w:tab w:val="right" w:leader="dot" w:pos="9346"/>
            </w:tabs>
            <w:rPr>
              <w:noProof/>
              <w:sz w:val="22"/>
              <w:szCs w:val="22"/>
              <w:lang w:eastAsia="zh-CN"/>
            </w:rPr>
          </w:pPr>
          <w:hyperlink w:anchor="_Toc78191737" w:history="1">
            <w:r w:rsidR="00123022" w:rsidRPr="00947E58">
              <w:rPr>
                <w:rStyle w:val="Hyperlink"/>
                <w:noProof/>
              </w:rPr>
              <w:t>Halfway Report</w:t>
            </w:r>
            <w:r w:rsidR="00123022">
              <w:rPr>
                <w:noProof/>
                <w:webHidden/>
              </w:rPr>
              <w:tab/>
            </w:r>
            <w:r w:rsidR="00123022">
              <w:rPr>
                <w:noProof/>
                <w:webHidden/>
              </w:rPr>
              <w:fldChar w:fldCharType="begin"/>
            </w:r>
            <w:r w:rsidR="00123022">
              <w:rPr>
                <w:noProof/>
                <w:webHidden/>
              </w:rPr>
              <w:instrText xml:space="preserve"> PAGEREF _Toc78191737 \h </w:instrText>
            </w:r>
            <w:r w:rsidR="00123022">
              <w:rPr>
                <w:noProof/>
                <w:webHidden/>
              </w:rPr>
            </w:r>
            <w:r w:rsidR="00123022">
              <w:rPr>
                <w:noProof/>
                <w:webHidden/>
              </w:rPr>
              <w:fldChar w:fldCharType="separate"/>
            </w:r>
            <w:r w:rsidR="00444B08">
              <w:rPr>
                <w:noProof/>
                <w:webHidden/>
              </w:rPr>
              <w:t>5</w:t>
            </w:r>
            <w:r w:rsidR="00123022">
              <w:rPr>
                <w:noProof/>
                <w:webHidden/>
              </w:rPr>
              <w:fldChar w:fldCharType="end"/>
            </w:r>
          </w:hyperlink>
        </w:p>
        <w:p w14:paraId="0D295922" w14:textId="79EE5436" w:rsidR="00123022" w:rsidRDefault="00000000">
          <w:pPr>
            <w:pStyle w:val="TOC2"/>
            <w:tabs>
              <w:tab w:val="right" w:leader="dot" w:pos="9346"/>
            </w:tabs>
            <w:rPr>
              <w:noProof/>
              <w:sz w:val="22"/>
              <w:szCs w:val="22"/>
              <w:lang w:eastAsia="zh-CN"/>
            </w:rPr>
          </w:pPr>
          <w:hyperlink w:anchor="_Toc78191738" w:history="1">
            <w:r w:rsidR="00123022" w:rsidRPr="00947E58">
              <w:rPr>
                <w:rStyle w:val="Hyperlink"/>
                <w:noProof/>
              </w:rPr>
              <w:t>Final Report</w:t>
            </w:r>
            <w:r w:rsidR="00123022">
              <w:rPr>
                <w:noProof/>
                <w:webHidden/>
              </w:rPr>
              <w:tab/>
            </w:r>
            <w:r w:rsidR="00123022">
              <w:rPr>
                <w:noProof/>
                <w:webHidden/>
              </w:rPr>
              <w:fldChar w:fldCharType="begin"/>
            </w:r>
            <w:r w:rsidR="00123022">
              <w:rPr>
                <w:noProof/>
                <w:webHidden/>
              </w:rPr>
              <w:instrText xml:space="preserve"> PAGEREF _Toc78191738 \h </w:instrText>
            </w:r>
            <w:r w:rsidR="00123022">
              <w:rPr>
                <w:noProof/>
                <w:webHidden/>
              </w:rPr>
            </w:r>
            <w:r w:rsidR="00123022">
              <w:rPr>
                <w:noProof/>
                <w:webHidden/>
              </w:rPr>
              <w:fldChar w:fldCharType="separate"/>
            </w:r>
            <w:r w:rsidR="00444B08">
              <w:rPr>
                <w:noProof/>
                <w:webHidden/>
              </w:rPr>
              <w:t>5</w:t>
            </w:r>
            <w:r w:rsidR="00123022">
              <w:rPr>
                <w:noProof/>
                <w:webHidden/>
              </w:rPr>
              <w:fldChar w:fldCharType="end"/>
            </w:r>
          </w:hyperlink>
        </w:p>
        <w:p w14:paraId="064D19B7" w14:textId="6CA91862" w:rsidR="00123022" w:rsidRDefault="00000000">
          <w:pPr>
            <w:pStyle w:val="TOC1"/>
            <w:tabs>
              <w:tab w:val="right" w:leader="dot" w:pos="9346"/>
            </w:tabs>
            <w:rPr>
              <w:noProof/>
              <w:sz w:val="22"/>
              <w:szCs w:val="22"/>
              <w:lang w:eastAsia="zh-CN"/>
            </w:rPr>
          </w:pPr>
          <w:hyperlink w:anchor="_Toc78191739" w:history="1">
            <w:r w:rsidR="00123022" w:rsidRPr="00947E58">
              <w:rPr>
                <w:rStyle w:val="Hyperlink"/>
                <w:noProof/>
              </w:rPr>
              <w:t>Student Skills</w:t>
            </w:r>
            <w:r w:rsidR="00123022">
              <w:rPr>
                <w:noProof/>
                <w:webHidden/>
              </w:rPr>
              <w:tab/>
            </w:r>
            <w:r w:rsidR="00123022">
              <w:rPr>
                <w:noProof/>
                <w:webHidden/>
              </w:rPr>
              <w:fldChar w:fldCharType="begin"/>
            </w:r>
            <w:r w:rsidR="00123022">
              <w:rPr>
                <w:noProof/>
                <w:webHidden/>
              </w:rPr>
              <w:instrText xml:space="preserve"> PAGEREF _Toc78191739 \h </w:instrText>
            </w:r>
            <w:r w:rsidR="00123022">
              <w:rPr>
                <w:noProof/>
                <w:webHidden/>
              </w:rPr>
            </w:r>
            <w:r w:rsidR="00123022">
              <w:rPr>
                <w:noProof/>
                <w:webHidden/>
              </w:rPr>
              <w:fldChar w:fldCharType="separate"/>
            </w:r>
            <w:r w:rsidR="00444B08">
              <w:rPr>
                <w:noProof/>
                <w:webHidden/>
              </w:rPr>
              <w:t>6</w:t>
            </w:r>
            <w:r w:rsidR="00123022">
              <w:rPr>
                <w:noProof/>
                <w:webHidden/>
              </w:rPr>
              <w:fldChar w:fldCharType="end"/>
            </w:r>
          </w:hyperlink>
        </w:p>
        <w:p w14:paraId="56E022F9" w14:textId="20373595" w:rsidR="00123022" w:rsidRDefault="00000000">
          <w:pPr>
            <w:pStyle w:val="TOC2"/>
            <w:tabs>
              <w:tab w:val="right" w:leader="dot" w:pos="9346"/>
            </w:tabs>
            <w:rPr>
              <w:noProof/>
              <w:sz w:val="22"/>
              <w:szCs w:val="22"/>
              <w:lang w:eastAsia="zh-CN"/>
            </w:rPr>
          </w:pPr>
          <w:hyperlink w:anchor="_Toc78191740" w:history="1">
            <w:r w:rsidR="00123022" w:rsidRPr="00947E58">
              <w:rPr>
                <w:rStyle w:val="Hyperlink"/>
                <w:noProof/>
              </w:rPr>
              <w:t>General Skills Required</w:t>
            </w:r>
            <w:r w:rsidR="00123022">
              <w:rPr>
                <w:noProof/>
                <w:webHidden/>
              </w:rPr>
              <w:tab/>
            </w:r>
            <w:r w:rsidR="00123022">
              <w:rPr>
                <w:noProof/>
                <w:webHidden/>
              </w:rPr>
              <w:fldChar w:fldCharType="begin"/>
            </w:r>
            <w:r w:rsidR="00123022">
              <w:rPr>
                <w:noProof/>
                <w:webHidden/>
              </w:rPr>
              <w:instrText xml:space="preserve"> PAGEREF _Toc78191740 \h </w:instrText>
            </w:r>
            <w:r w:rsidR="00123022">
              <w:rPr>
                <w:noProof/>
                <w:webHidden/>
              </w:rPr>
            </w:r>
            <w:r w:rsidR="00123022">
              <w:rPr>
                <w:noProof/>
                <w:webHidden/>
              </w:rPr>
              <w:fldChar w:fldCharType="separate"/>
            </w:r>
            <w:r w:rsidR="00444B08">
              <w:rPr>
                <w:noProof/>
                <w:webHidden/>
              </w:rPr>
              <w:t>6</w:t>
            </w:r>
            <w:r w:rsidR="00123022">
              <w:rPr>
                <w:noProof/>
                <w:webHidden/>
              </w:rPr>
              <w:fldChar w:fldCharType="end"/>
            </w:r>
          </w:hyperlink>
        </w:p>
        <w:p w14:paraId="6FAA8BB6" w14:textId="441EBFEF" w:rsidR="00123022" w:rsidRDefault="00000000">
          <w:pPr>
            <w:pStyle w:val="TOC2"/>
            <w:tabs>
              <w:tab w:val="right" w:leader="dot" w:pos="9346"/>
            </w:tabs>
            <w:rPr>
              <w:noProof/>
              <w:sz w:val="22"/>
              <w:szCs w:val="22"/>
              <w:lang w:eastAsia="zh-CN"/>
            </w:rPr>
          </w:pPr>
          <w:hyperlink w:anchor="_Toc78191741" w:history="1">
            <w:r w:rsidR="00123022" w:rsidRPr="00947E58">
              <w:rPr>
                <w:rStyle w:val="Hyperlink"/>
                <w:noProof/>
              </w:rPr>
              <w:t>ICT Specific Skills Required</w:t>
            </w:r>
            <w:r w:rsidR="00123022">
              <w:rPr>
                <w:noProof/>
                <w:webHidden/>
              </w:rPr>
              <w:tab/>
            </w:r>
            <w:r w:rsidR="00123022">
              <w:rPr>
                <w:noProof/>
                <w:webHidden/>
              </w:rPr>
              <w:fldChar w:fldCharType="begin"/>
            </w:r>
            <w:r w:rsidR="00123022">
              <w:rPr>
                <w:noProof/>
                <w:webHidden/>
              </w:rPr>
              <w:instrText xml:space="preserve"> PAGEREF _Toc78191741 \h </w:instrText>
            </w:r>
            <w:r w:rsidR="00123022">
              <w:rPr>
                <w:noProof/>
                <w:webHidden/>
              </w:rPr>
            </w:r>
            <w:r w:rsidR="00123022">
              <w:rPr>
                <w:noProof/>
                <w:webHidden/>
              </w:rPr>
              <w:fldChar w:fldCharType="separate"/>
            </w:r>
            <w:r w:rsidR="00444B08">
              <w:rPr>
                <w:noProof/>
                <w:webHidden/>
              </w:rPr>
              <w:t>6</w:t>
            </w:r>
            <w:r w:rsidR="00123022">
              <w:rPr>
                <w:noProof/>
                <w:webHidden/>
              </w:rPr>
              <w:fldChar w:fldCharType="end"/>
            </w:r>
          </w:hyperlink>
        </w:p>
        <w:p w14:paraId="7CBEBC79" w14:textId="67285985" w:rsidR="00123022" w:rsidRDefault="00000000">
          <w:pPr>
            <w:pStyle w:val="TOC2"/>
            <w:tabs>
              <w:tab w:val="right" w:leader="dot" w:pos="9346"/>
            </w:tabs>
            <w:rPr>
              <w:noProof/>
              <w:sz w:val="22"/>
              <w:szCs w:val="22"/>
              <w:lang w:eastAsia="zh-CN"/>
            </w:rPr>
          </w:pPr>
          <w:hyperlink w:anchor="_Toc78191742" w:history="1">
            <w:r w:rsidR="00123022" w:rsidRPr="00947E58">
              <w:rPr>
                <w:rStyle w:val="Hyperlink"/>
                <w:noProof/>
              </w:rPr>
              <w:t>Skills from Relevant L6 and L7 Courses</w:t>
            </w:r>
            <w:r w:rsidR="00123022">
              <w:rPr>
                <w:noProof/>
                <w:webHidden/>
              </w:rPr>
              <w:tab/>
            </w:r>
            <w:r w:rsidR="00123022">
              <w:rPr>
                <w:noProof/>
                <w:webHidden/>
              </w:rPr>
              <w:fldChar w:fldCharType="begin"/>
            </w:r>
            <w:r w:rsidR="00123022">
              <w:rPr>
                <w:noProof/>
                <w:webHidden/>
              </w:rPr>
              <w:instrText xml:space="preserve"> PAGEREF _Toc78191742 \h </w:instrText>
            </w:r>
            <w:r w:rsidR="00123022">
              <w:rPr>
                <w:noProof/>
                <w:webHidden/>
              </w:rPr>
            </w:r>
            <w:r w:rsidR="00123022">
              <w:rPr>
                <w:noProof/>
                <w:webHidden/>
              </w:rPr>
              <w:fldChar w:fldCharType="separate"/>
            </w:r>
            <w:r w:rsidR="00444B08">
              <w:rPr>
                <w:noProof/>
                <w:webHidden/>
              </w:rPr>
              <w:t>6</w:t>
            </w:r>
            <w:r w:rsidR="00123022">
              <w:rPr>
                <w:noProof/>
                <w:webHidden/>
              </w:rPr>
              <w:fldChar w:fldCharType="end"/>
            </w:r>
          </w:hyperlink>
        </w:p>
        <w:p w14:paraId="3C517BCC" w14:textId="042DCC46" w:rsidR="00123022" w:rsidRDefault="00000000">
          <w:pPr>
            <w:pStyle w:val="TOC2"/>
            <w:tabs>
              <w:tab w:val="right" w:leader="dot" w:pos="9346"/>
            </w:tabs>
            <w:rPr>
              <w:noProof/>
              <w:sz w:val="22"/>
              <w:szCs w:val="22"/>
              <w:lang w:eastAsia="zh-CN"/>
            </w:rPr>
          </w:pPr>
          <w:hyperlink w:anchor="_Toc78191743" w:history="1">
            <w:r w:rsidR="00123022" w:rsidRPr="00947E58">
              <w:rPr>
                <w:rStyle w:val="Hyperlink"/>
                <w:noProof/>
              </w:rPr>
              <w:t>Approach to Learning New Skills</w:t>
            </w:r>
            <w:r w:rsidR="00123022">
              <w:rPr>
                <w:noProof/>
                <w:webHidden/>
              </w:rPr>
              <w:tab/>
            </w:r>
            <w:r w:rsidR="00123022">
              <w:rPr>
                <w:noProof/>
                <w:webHidden/>
              </w:rPr>
              <w:fldChar w:fldCharType="begin"/>
            </w:r>
            <w:r w:rsidR="00123022">
              <w:rPr>
                <w:noProof/>
                <w:webHidden/>
              </w:rPr>
              <w:instrText xml:space="preserve"> PAGEREF _Toc78191743 \h </w:instrText>
            </w:r>
            <w:r w:rsidR="00123022">
              <w:rPr>
                <w:noProof/>
                <w:webHidden/>
              </w:rPr>
            </w:r>
            <w:r w:rsidR="00123022">
              <w:rPr>
                <w:noProof/>
                <w:webHidden/>
              </w:rPr>
              <w:fldChar w:fldCharType="separate"/>
            </w:r>
            <w:r w:rsidR="00444B08">
              <w:rPr>
                <w:noProof/>
                <w:webHidden/>
              </w:rPr>
              <w:t>6</w:t>
            </w:r>
            <w:r w:rsidR="00123022">
              <w:rPr>
                <w:noProof/>
                <w:webHidden/>
              </w:rPr>
              <w:fldChar w:fldCharType="end"/>
            </w:r>
          </w:hyperlink>
        </w:p>
        <w:p w14:paraId="1D07151B" w14:textId="30B761A9" w:rsidR="00123022" w:rsidRDefault="00000000">
          <w:pPr>
            <w:pStyle w:val="TOC2"/>
            <w:tabs>
              <w:tab w:val="right" w:leader="dot" w:pos="9346"/>
            </w:tabs>
            <w:rPr>
              <w:noProof/>
              <w:sz w:val="22"/>
              <w:szCs w:val="22"/>
              <w:lang w:eastAsia="zh-CN"/>
            </w:rPr>
          </w:pPr>
          <w:hyperlink w:anchor="_Toc78191744" w:history="1">
            <w:r w:rsidR="00123022" w:rsidRPr="00947E58">
              <w:rPr>
                <w:rStyle w:val="Hyperlink"/>
                <w:noProof/>
              </w:rPr>
              <w:t>Halfway Report</w:t>
            </w:r>
            <w:r w:rsidR="00123022">
              <w:rPr>
                <w:noProof/>
                <w:webHidden/>
              </w:rPr>
              <w:tab/>
            </w:r>
            <w:r w:rsidR="00123022">
              <w:rPr>
                <w:noProof/>
                <w:webHidden/>
              </w:rPr>
              <w:fldChar w:fldCharType="begin"/>
            </w:r>
            <w:r w:rsidR="00123022">
              <w:rPr>
                <w:noProof/>
                <w:webHidden/>
              </w:rPr>
              <w:instrText xml:space="preserve"> PAGEREF _Toc78191744 \h </w:instrText>
            </w:r>
            <w:r w:rsidR="00123022">
              <w:rPr>
                <w:noProof/>
                <w:webHidden/>
              </w:rPr>
            </w:r>
            <w:r w:rsidR="00123022">
              <w:rPr>
                <w:noProof/>
                <w:webHidden/>
              </w:rPr>
              <w:fldChar w:fldCharType="separate"/>
            </w:r>
            <w:r w:rsidR="00444B08">
              <w:rPr>
                <w:noProof/>
                <w:webHidden/>
              </w:rPr>
              <w:t>6</w:t>
            </w:r>
            <w:r w:rsidR="00123022">
              <w:rPr>
                <w:noProof/>
                <w:webHidden/>
              </w:rPr>
              <w:fldChar w:fldCharType="end"/>
            </w:r>
          </w:hyperlink>
        </w:p>
        <w:p w14:paraId="33C1780A" w14:textId="211575AF" w:rsidR="00123022" w:rsidRDefault="00000000">
          <w:pPr>
            <w:pStyle w:val="TOC2"/>
            <w:tabs>
              <w:tab w:val="right" w:leader="dot" w:pos="9346"/>
            </w:tabs>
            <w:rPr>
              <w:noProof/>
              <w:sz w:val="22"/>
              <w:szCs w:val="22"/>
              <w:lang w:eastAsia="zh-CN"/>
            </w:rPr>
          </w:pPr>
          <w:hyperlink w:anchor="_Toc78191745" w:history="1">
            <w:r w:rsidR="00123022" w:rsidRPr="00947E58">
              <w:rPr>
                <w:rStyle w:val="Hyperlink"/>
                <w:noProof/>
              </w:rPr>
              <w:t>Final Report</w:t>
            </w:r>
            <w:r w:rsidR="00123022">
              <w:rPr>
                <w:noProof/>
                <w:webHidden/>
              </w:rPr>
              <w:tab/>
            </w:r>
            <w:r w:rsidR="00123022">
              <w:rPr>
                <w:noProof/>
                <w:webHidden/>
              </w:rPr>
              <w:fldChar w:fldCharType="begin"/>
            </w:r>
            <w:r w:rsidR="00123022">
              <w:rPr>
                <w:noProof/>
                <w:webHidden/>
              </w:rPr>
              <w:instrText xml:space="preserve"> PAGEREF _Toc78191745 \h </w:instrText>
            </w:r>
            <w:r w:rsidR="00123022">
              <w:rPr>
                <w:noProof/>
                <w:webHidden/>
              </w:rPr>
            </w:r>
            <w:r w:rsidR="00123022">
              <w:rPr>
                <w:noProof/>
                <w:webHidden/>
              </w:rPr>
              <w:fldChar w:fldCharType="separate"/>
            </w:r>
            <w:r w:rsidR="00444B08">
              <w:rPr>
                <w:noProof/>
                <w:webHidden/>
              </w:rPr>
              <w:t>6</w:t>
            </w:r>
            <w:r w:rsidR="00123022">
              <w:rPr>
                <w:noProof/>
                <w:webHidden/>
              </w:rPr>
              <w:fldChar w:fldCharType="end"/>
            </w:r>
          </w:hyperlink>
        </w:p>
        <w:p w14:paraId="2026D933" w14:textId="5BFC75FF" w:rsidR="00123022" w:rsidRDefault="00000000">
          <w:pPr>
            <w:pStyle w:val="TOC1"/>
            <w:tabs>
              <w:tab w:val="right" w:leader="dot" w:pos="9346"/>
            </w:tabs>
            <w:rPr>
              <w:noProof/>
              <w:sz w:val="22"/>
              <w:szCs w:val="22"/>
              <w:lang w:eastAsia="zh-CN"/>
            </w:rPr>
          </w:pPr>
          <w:hyperlink w:anchor="_Toc78191746" w:history="1">
            <w:r w:rsidR="00123022" w:rsidRPr="00947E58">
              <w:rPr>
                <w:rStyle w:val="Hyperlink"/>
                <w:noProof/>
              </w:rPr>
              <w:t>Project Plan – High Level</w:t>
            </w:r>
            <w:r w:rsidR="00123022">
              <w:rPr>
                <w:noProof/>
                <w:webHidden/>
              </w:rPr>
              <w:tab/>
            </w:r>
            <w:r w:rsidR="00123022">
              <w:rPr>
                <w:noProof/>
                <w:webHidden/>
              </w:rPr>
              <w:fldChar w:fldCharType="begin"/>
            </w:r>
            <w:r w:rsidR="00123022">
              <w:rPr>
                <w:noProof/>
                <w:webHidden/>
              </w:rPr>
              <w:instrText xml:space="preserve"> PAGEREF _Toc78191746 \h </w:instrText>
            </w:r>
            <w:r w:rsidR="00123022">
              <w:rPr>
                <w:noProof/>
                <w:webHidden/>
              </w:rPr>
            </w:r>
            <w:r w:rsidR="00123022">
              <w:rPr>
                <w:noProof/>
                <w:webHidden/>
              </w:rPr>
              <w:fldChar w:fldCharType="separate"/>
            </w:r>
            <w:r w:rsidR="00444B08">
              <w:rPr>
                <w:noProof/>
                <w:webHidden/>
              </w:rPr>
              <w:t>7</w:t>
            </w:r>
            <w:r w:rsidR="00123022">
              <w:rPr>
                <w:noProof/>
                <w:webHidden/>
              </w:rPr>
              <w:fldChar w:fldCharType="end"/>
            </w:r>
          </w:hyperlink>
        </w:p>
        <w:p w14:paraId="0D672A89" w14:textId="799330BF" w:rsidR="00123022" w:rsidRDefault="00000000">
          <w:pPr>
            <w:pStyle w:val="TOC2"/>
            <w:tabs>
              <w:tab w:val="right" w:leader="dot" w:pos="9346"/>
            </w:tabs>
            <w:rPr>
              <w:noProof/>
              <w:sz w:val="22"/>
              <w:szCs w:val="22"/>
              <w:lang w:eastAsia="zh-CN"/>
            </w:rPr>
          </w:pPr>
          <w:hyperlink w:anchor="_Toc78191747" w:history="1">
            <w:r w:rsidR="00123022" w:rsidRPr="00947E58">
              <w:rPr>
                <w:rStyle w:val="Hyperlink"/>
                <w:noProof/>
              </w:rPr>
              <w:t>Phases</w:t>
            </w:r>
            <w:r w:rsidR="00123022">
              <w:rPr>
                <w:noProof/>
                <w:webHidden/>
              </w:rPr>
              <w:tab/>
            </w:r>
            <w:r w:rsidR="00123022">
              <w:rPr>
                <w:noProof/>
                <w:webHidden/>
              </w:rPr>
              <w:fldChar w:fldCharType="begin"/>
            </w:r>
            <w:r w:rsidR="00123022">
              <w:rPr>
                <w:noProof/>
                <w:webHidden/>
              </w:rPr>
              <w:instrText xml:space="preserve"> PAGEREF _Toc78191747 \h </w:instrText>
            </w:r>
            <w:r w:rsidR="00123022">
              <w:rPr>
                <w:noProof/>
                <w:webHidden/>
              </w:rPr>
            </w:r>
            <w:r w:rsidR="00123022">
              <w:rPr>
                <w:noProof/>
                <w:webHidden/>
              </w:rPr>
              <w:fldChar w:fldCharType="separate"/>
            </w:r>
            <w:r w:rsidR="00444B08">
              <w:rPr>
                <w:noProof/>
                <w:webHidden/>
              </w:rPr>
              <w:t>7</w:t>
            </w:r>
            <w:r w:rsidR="00123022">
              <w:rPr>
                <w:noProof/>
                <w:webHidden/>
              </w:rPr>
              <w:fldChar w:fldCharType="end"/>
            </w:r>
          </w:hyperlink>
        </w:p>
        <w:p w14:paraId="49D7754D" w14:textId="131405AE" w:rsidR="00123022" w:rsidRDefault="00000000">
          <w:pPr>
            <w:pStyle w:val="TOC2"/>
            <w:tabs>
              <w:tab w:val="right" w:leader="dot" w:pos="9346"/>
            </w:tabs>
            <w:rPr>
              <w:noProof/>
              <w:sz w:val="22"/>
              <w:szCs w:val="22"/>
              <w:lang w:eastAsia="zh-CN"/>
            </w:rPr>
          </w:pPr>
          <w:hyperlink w:anchor="_Toc78191748" w:history="1">
            <w:r w:rsidR="00123022" w:rsidRPr="00947E58">
              <w:rPr>
                <w:rStyle w:val="Hyperlink"/>
                <w:noProof/>
              </w:rPr>
              <w:t>Timetable</w:t>
            </w:r>
            <w:r w:rsidR="00123022">
              <w:rPr>
                <w:noProof/>
                <w:webHidden/>
              </w:rPr>
              <w:tab/>
            </w:r>
            <w:r w:rsidR="00123022">
              <w:rPr>
                <w:noProof/>
                <w:webHidden/>
              </w:rPr>
              <w:fldChar w:fldCharType="begin"/>
            </w:r>
            <w:r w:rsidR="00123022">
              <w:rPr>
                <w:noProof/>
                <w:webHidden/>
              </w:rPr>
              <w:instrText xml:space="preserve"> PAGEREF _Toc78191748 \h </w:instrText>
            </w:r>
            <w:r w:rsidR="00123022">
              <w:rPr>
                <w:noProof/>
                <w:webHidden/>
              </w:rPr>
            </w:r>
            <w:r w:rsidR="00123022">
              <w:rPr>
                <w:noProof/>
                <w:webHidden/>
              </w:rPr>
              <w:fldChar w:fldCharType="separate"/>
            </w:r>
            <w:r w:rsidR="00444B08">
              <w:rPr>
                <w:noProof/>
                <w:webHidden/>
              </w:rPr>
              <w:t>7</w:t>
            </w:r>
            <w:r w:rsidR="00123022">
              <w:rPr>
                <w:noProof/>
                <w:webHidden/>
              </w:rPr>
              <w:fldChar w:fldCharType="end"/>
            </w:r>
          </w:hyperlink>
        </w:p>
        <w:p w14:paraId="69BBF944" w14:textId="35F33928" w:rsidR="00123022" w:rsidRDefault="00000000">
          <w:pPr>
            <w:pStyle w:val="TOC2"/>
            <w:tabs>
              <w:tab w:val="right" w:leader="dot" w:pos="9346"/>
            </w:tabs>
            <w:rPr>
              <w:noProof/>
              <w:sz w:val="22"/>
              <w:szCs w:val="22"/>
              <w:lang w:eastAsia="zh-CN"/>
            </w:rPr>
          </w:pPr>
          <w:hyperlink w:anchor="_Toc78191749" w:history="1">
            <w:r w:rsidR="00123022" w:rsidRPr="00947E58">
              <w:rPr>
                <w:rStyle w:val="Hyperlink"/>
                <w:noProof/>
              </w:rPr>
              <w:t>Burndown Charts</w:t>
            </w:r>
            <w:r w:rsidR="00123022">
              <w:rPr>
                <w:noProof/>
                <w:webHidden/>
              </w:rPr>
              <w:tab/>
            </w:r>
            <w:r w:rsidR="00123022">
              <w:rPr>
                <w:noProof/>
                <w:webHidden/>
              </w:rPr>
              <w:fldChar w:fldCharType="begin"/>
            </w:r>
            <w:r w:rsidR="00123022">
              <w:rPr>
                <w:noProof/>
                <w:webHidden/>
              </w:rPr>
              <w:instrText xml:space="preserve"> PAGEREF _Toc78191749 \h </w:instrText>
            </w:r>
            <w:r w:rsidR="00123022">
              <w:rPr>
                <w:noProof/>
                <w:webHidden/>
              </w:rPr>
            </w:r>
            <w:r w:rsidR="00123022">
              <w:rPr>
                <w:noProof/>
                <w:webHidden/>
              </w:rPr>
              <w:fldChar w:fldCharType="separate"/>
            </w:r>
            <w:r w:rsidR="00444B08">
              <w:rPr>
                <w:noProof/>
                <w:webHidden/>
              </w:rPr>
              <w:t>7</w:t>
            </w:r>
            <w:r w:rsidR="00123022">
              <w:rPr>
                <w:noProof/>
                <w:webHidden/>
              </w:rPr>
              <w:fldChar w:fldCharType="end"/>
            </w:r>
          </w:hyperlink>
        </w:p>
        <w:p w14:paraId="6B568DED" w14:textId="2DA96560" w:rsidR="00123022" w:rsidRDefault="00000000">
          <w:pPr>
            <w:pStyle w:val="TOC2"/>
            <w:tabs>
              <w:tab w:val="right" w:leader="dot" w:pos="9346"/>
            </w:tabs>
            <w:rPr>
              <w:noProof/>
              <w:sz w:val="22"/>
              <w:szCs w:val="22"/>
              <w:lang w:eastAsia="zh-CN"/>
            </w:rPr>
          </w:pPr>
          <w:hyperlink w:anchor="_Toc78191750" w:history="1">
            <w:r w:rsidR="00123022" w:rsidRPr="00947E58">
              <w:rPr>
                <w:rStyle w:val="Hyperlink"/>
                <w:noProof/>
              </w:rPr>
              <w:t>Resources/Access Required</w:t>
            </w:r>
            <w:r w:rsidR="00123022">
              <w:rPr>
                <w:noProof/>
                <w:webHidden/>
              </w:rPr>
              <w:tab/>
            </w:r>
            <w:r w:rsidR="00123022">
              <w:rPr>
                <w:noProof/>
                <w:webHidden/>
              </w:rPr>
              <w:fldChar w:fldCharType="begin"/>
            </w:r>
            <w:r w:rsidR="00123022">
              <w:rPr>
                <w:noProof/>
                <w:webHidden/>
              </w:rPr>
              <w:instrText xml:space="preserve"> PAGEREF _Toc78191750 \h </w:instrText>
            </w:r>
            <w:r w:rsidR="00123022">
              <w:rPr>
                <w:noProof/>
                <w:webHidden/>
              </w:rPr>
            </w:r>
            <w:r w:rsidR="00123022">
              <w:rPr>
                <w:noProof/>
                <w:webHidden/>
              </w:rPr>
              <w:fldChar w:fldCharType="separate"/>
            </w:r>
            <w:r w:rsidR="00444B08">
              <w:rPr>
                <w:noProof/>
                <w:webHidden/>
              </w:rPr>
              <w:t>7</w:t>
            </w:r>
            <w:r w:rsidR="00123022">
              <w:rPr>
                <w:noProof/>
                <w:webHidden/>
              </w:rPr>
              <w:fldChar w:fldCharType="end"/>
            </w:r>
          </w:hyperlink>
        </w:p>
        <w:p w14:paraId="728FB056" w14:textId="3F814574" w:rsidR="00123022" w:rsidRDefault="00000000">
          <w:pPr>
            <w:pStyle w:val="TOC2"/>
            <w:tabs>
              <w:tab w:val="right" w:leader="dot" w:pos="9346"/>
            </w:tabs>
            <w:rPr>
              <w:noProof/>
              <w:sz w:val="22"/>
              <w:szCs w:val="22"/>
              <w:lang w:eastAsia="zh-CN"/>
            </w:rPr>
          </w:pPr>
          <w:hyperlink w:anchor="_Toc78191751" w:history="1">
            <w:r w:rsidR="00123022" w:rsidRPr="00947E58">
              <w:rPr>
                <w:rStyle w:val="Hyperlink"/>
                <w:noProof/>
              </w:rPr>
              <w:t>Detailed Project Plan</w:t>
            </w:r>
            <w:r w:rsidR="00123022">
              <w:rPr>
                <w:noProof/>
                <w:webHidden/>
              </w:rPr>
              <w:tab/>
            </w:r>
            <w:r w:rsidR="00123022">
              <w:rPr>
                <w:noProof/>
                <w:webHidden/>
              </w:rPr>
              <w:fldChar w:fldCharType="begin"/>
            </w:r>
            <w:r w:rsidR="00123022">
              <w:rPr>
                <w:noProof/>
                <w:webHidden/>
              </w:rPr>
              <w:instrText xml:space="preserve"> PAGEREF _Toc78191751 \h </w:instrText>
            </w:r>
            <w:r w:rsidR="00123022">
              <w:rPr>
                <w:noProof/>
                <w:webHidden/>
              </w:rPr>
            </w:r>
            <w:r w:rsidR="00123022">
              <w:rPr>
                <w:noProof/>
                <w:webHidden/>
              </w:rPr>
              <w:fldChar w:fldCharType="separate"/>
            </w:r>
            <w:r w:rsidR="00444B08">
              <w:rPr>
                <w:noProof/>
                <w:webHidden/>
              </w:rPr>
              <w:t>7</w:t>
            </w:r>
            <w:r w:rsidR="00123022">
              <w:rPr>
                <w:noProof/>
                <w:webHidden/>
              </w:rPr>
              <w:fldChar w:fldCharType="end"/>
            </w:r>
          </w:hyperlink>
        </w:p>
        <w:p w14:paraId="0D6CBB2C" w14:textId="362FAF96" w:rsidR="00123022" w:rsidRDefault="00000000">
          <w:pPr>
            <w:pStyle w:val="TOC2"/>
            <w:tabs>
              <w:tab w:val="right" w:leader="dot" w:pos="9346"/>
            </w:tabs>
            <w:rPr>
              <w:noProof/>
              <w:sz w:val="22"/>
              <w:szCs w:val="22"/>
              <w:lang w:eastAsia="zh-CN"/>
            </w:rPr>
          </w:pPr>
          <w:hyperlink w:anchor="_Toc78191752" w:history="1">
            <w:r w:rsidR="00123022" w:rsidRPr="00947E58">
              <w:rPr>
                <w:rStyle w:val="Hyperlink"/>
                <w:noProof/>
              </w:rPr>
              <w:t>Halfway Report</w:t>
            </w:r>
            <w:r w:rsidR="00123022">
              <w:rPr>
                <w:noProof/>
                <w:webHidden/>
              </w:rPr>
              <w:tab/>
            </w:r>
            <w:r w:rsidR="00123022">
              <w:rPr>
                <w:noProof/>
                <w:webHidden/>
              </w:rPr>
              <w:fldChar w:fldCharType="begin"/>
            </w:r>
            <w:r w:rsidR="00123022">
              <w:rPr>
                <w:noProof/>
                <w:webHidden/>
              </w:rPr>
              <w:instrText xml:space="preserve"> PAGEREF _Toc78191752 \h </w:instrText>
            </w:r>
            <w:r w:rsidR="00123022">
              <w:rPr>
                <w:noProof/>
                <w:webHidden/>
              </w:rPr>
            </w:r>
            <w:r w:rsidR="00123022">
              <w:rPr>
                <w:noProof/>
                <w:webHidden/>
              </w:rPr>
              <w:fldChar w:fldCharType="separate"/>
            </w:r>
            <w:r w:rsidR="00444B08">
              <w:rPr>
                <w:noProof/>
                <w:webHidden/>
              </w:rPr>
              <w:t>7</w:t>
            </w:r>
            <w:r w:rsidR="00123022">
              <w:rPr>
                <w:noProof/>
                <w:webHidden/>
              </w:rPr>
              <w:fldChar w:fldCharType="end"/>
            </w:r>
          </w:hyperlink>
        </w:p>
        <w:p w14:paraId="1F553811" w14:textId="0324DAEC" w:rsidR="00123022" w:rsidRDefault="00000000">
          <w:pPr>
            <w:pStyle w:val="TOC2"/>
            <w:tabs>
              <w:tab w:val="right" w:leader="dot" w:pos="9346"/>
            </w:tabs>
            <w:rPr>
              <w:noProof/>
              <w:sz w:val="22"/>
              <w:szCs w:val="22"/>
              <w:lang w:eastAsia="zh-CN"/>
            </w:rPr>
          </w:pPr>
          <w:hyperlink w:anchor="_Toc78191753" w:history="1">
            <w:r w:rsidR="00123022" w:rsidRPr="00947E58">
              <w:rPr>
                <w:rStyle w:val="Hyperlink"/>
                <w:noProof/>
              </w:rPr>
              <w:t>Final Report</w:t>
            </w:r>
            <w:r w:rsidR="00123022">
              <w:rPr>
                <w:noProof/>
                <w:webHidden/>
              </w:rPr>
              <w:tab/>
            </w:r>
            <w:r w:rsidR="00123022">
              <w:rPr>
                <w:noProof/>
                <w:webHidden/>
              </w:rPr>
              <w:fldChar w:fldCharType="begin"/>
            </w:r>
            <w:r w:rsidR="00123022">
              <w:rPr>
                <w:noProof/>
                <w:webHidden/>
              </w:rPr>
              <w:instrText xml:space="preserve"> PAGEREF _Toc78191753 \h </w:instrText>
            </w:r>
            <w:r w:rsidR="00123022">
              <w:rPr>
                <w:noProof/>
                <w:webHidden/>
              </w:rPr>
            </w:r>
            <w:r w:rsidR="00123022">
              <w:rPr>
                <w:noProof/>
                <w:webHidden/>
              </w:rPr>
              <w:fldChar w:fldCharType="separate"/>
            </w:r>
            <w:r w:rsidR="00444B08">
              <w:rPr>
                <w:noProof/>
                <w:webHidden/>
              </w:rPr>
              <w:t>7</w:t>
            </w:r>
            <w:r w:rsidR="00123022">
              <w:rPr>
                <w:noProof/>
                <w:webHidden/>
              </w:rPr>
              <w:fldChar w:fldCharType="end"/>
            </w:r>
          </w:hyperlink>
        </w:p>
        <w:p w14:paraId="235496AE" w14:textId="6F3D53F2" w:rsidR="00123022" w:rsidRDefault="00000000">
          <w:pPr>
            <w:pStyle w:val="TOC1"/>
            <w:tabs>
              <w:tab w:val="right" w:leader="dot" w:pos="9346"/>
            </w:tabs>
            <w:rPr>
              <w:noProof/>
              <w:sz w:val="22"/>
              <w:szCs w:val="22"/>
              <w:lang w:eastAsia="zh-CN"/>
            </w:rPr>
          </w:pPr>
          <w:hyperlink w:anchor="_Toc78191754" w:history="1">
            <w:r w:rsidR="00123022" w:rsidRPr="00947E58">
              <w:rPr>
                <w:rStyle w:val="Hyperlink"/>
                <w:noProof/>
              </w:rPr>
              <w:t>Risk Management</w:t>
            </w:r>
            <w:r w:rsidR="00123022">
              <w:rPr>
                <w:noProof/>
                <w:webHidden/>
              </w:rPr>
              <w:tab/>
            </w:r>
            <w:r w:rsidR="00123022">
              <w:rPr>
                <w:noProof/>
                <w:webHidden/>
              </w:rPr>
              <w:fldChar w:fldCharType="begin"/>
            </w:r>
            <w:r w:rsidR="00123022">
              <w:rPr>
                <w:noProof/>
                <w:webHidden/>
              </w:rPr>
              <w:instrText xml:space="preserve"> PAGEREF _Toc78191754 \h </w:instrText>
            </w:r>
            <w:r w:rsidR="00123022">
              <w:rPr>
                <w:noProof/>
                <w:webHidden/>
              </w:rPr>
            </w:r>
            <w:r w:rsidR="00123022">
              <w:rPr>
                <w:noProof/>
                <w:webHidden/>
              </w:rPr>
              <w:fldChar w:fldCharType="separate"/>
            </w:r>
            <w:r w:rsidR="00444B08">
              <w:rPr>
                <w:noProof/>
                <w:webHidden/>
              </w:rPr>
              <w:t>8</w:t>
            </w:r>
            <w:r w:rsidR="00123022">
              <w:rPr>
                <w:noProof/>
                <w:webHidden/>
              </w:rPr>
              <w:fldChar w:fldCharType="end"/>
            </w:r>
          </w:hyperlink>
        </w:p>
        <w:p w14:paraId="7F255504" w14:textId="56009521" w:rsidR="00123022" w:rsidRDefault="00000000">
          <w:pPr>
            <w:pStyle w:val="TOC2"/>
            <w:tabs>
              <w:tab w:val="right" w:leader="dot" w:pos="9346"/>
            </w:tabs>
            <w:rPr>
              <w:noProof/>
              <w:sz w:val="22"/>
              <w:szCs w:val="22"/>
              <w:lang w:eastAsia="zh-CN"/>
            </w:rPr>
          </w:pPr>
          <w:hyperlink w:anchor="_Toc78191755" w:history="1">
            <w:r w:rsidR="00123022" w:rsidRPr="00947E58">
              <w:rPr>
                <w:rStyle w:val="Hyperlink"/>
                <w:noProof/>
              </w:rPr>
              <w:t>Approach</w:t>
            </w:r>
            <w:r w:rsidR="00123022">
              <w:rPr>
                <w:noProof/>
                <w:webHidden/>
              </w:rPr>
              <w:tab/>
            </w:r>
            <w:r w:rsidR="00123022">
              <w:rPr>
                <w:noProof/>
                <w:webHidden/>
              </w:rPr>
              <w:fldChar w:fldCharType="begin"/>
            </w:r>
            <w:r w:rsidR="00123022">
              <w:rPr>
                <w:noProof/>
                <w:webHidden/>
              </w:rPr>
              <w:instrText xml:space="preserve"> PAGEREF _Toc78191755 \h </w:instrText>
            </w:r>
            <w:r w:rsidR="00123022">
              <w:rPr>
                <w:noProof/>
                <w:webHidden/>
              </w:rPr>
            </w:r>
            <w:r w:rsidR="00123022">
              <w:rPr>
                <w:noProof/>
                <w:webHidden/>
              </w:rPr>
              <w:fldChar w:fldCharType="separate"/>
            </w:r>
            <w:r w:rsidR="00444B08">
              <w:rPr>
                <w:noProof/>
                <w:webHidden/>
              </w:rPr>
              <w:t>8</w:t>
            </w:r>
            <w:r w:rsidR="00123022">
              <w:rPr>
                <w:noProof/>
                <w:webHidden/>
              </w:rPr>
              <w:fldChar w:fldCharType="end"/>
            </w:r>
          </w:hyperlink>
        </w:p>
        <w:p w14:paraId="563B896A" w14:textId="37B94A78" w:rsidR="00123022" w:rsidRDefault="00000000">
          <w:pPr>
            <w:pStyle w:val="TOC2"/>
            <w:tabs>
              <w:tab w:val="right" w:leader="dot" w:pos="9346"/>
            </w:tabs>
            <w:rPr>
              <w:noProof/>
              <w:sz w:val="22"/>
              <w:szCs w:val="22"/>
              <w:lang w:eastAsia="zh-CN"/>
            </w:rPr>
          </w:pPr>
          <w:hyperlink w:anchor="_Toc78191756" w:history="1">
            <w:r w:rsidR="00123022" w:rsidRPr="00947E58">
              <w:rPr>
                <w:rStyle w:val="Hyperlink"/>
                <w:noProof/>
              </w:rPr>
              <w:t>Risk Table</w:t>
            </w:r>
            <w:r w:rsidR="00123022">
              <w:rPr>
                <w:noProof/>
                <w:webHidden/>
              </w:rPr>
              <w:tab/>
            </w:r>
            <w:r w:rsidR="00123022">
              <w:rPr>
                <w:noProof/>
                <w:webHidden/>
              </w:rPr>
              <w:fldChar w:fldCharType="begin"/>
            </w:r>
            <w:r w:rsidR="00123022">
              <w:rPr>
                <w:noProof/>
                <w:webHidden/>
              </w:rPr>
              <w:instrText xml:space="preserve"> PAGEREF _Toc78191756 \h </w:instrText>
            </w:r>
            <w:r w:rsidR="00123022">
              <w:rPr>
                <w:noProof/>
                <w:webHidden/>
              </w:rPr>
            </w:r>
            <w:r w:rsidR="00123022">
              <w:rPr>
                <w:noProof/>
                <w:webHidden/>
              </w:rPr>
              <w:fldChar w:fldCharType="separate"/>
            </w:r>
            <w:r w:rsidR="00444B08">
              <w:rPr>
                <w:noProof/>
                <w:webHidden/>
              </w:rPr>
              <w:t>8</w:t>
            </w:r>
            <w:r w:rsidR="00123022">
              <w:rPr>
                <w:noProof/>
                <w:webHidden/>
              </w:rPr>
              <w:fldChar w:fldCharType="end"/>
            </w:r>
          </w:hyperlink>
        </w:p>
        <w:p w14:paraId="4513973A" w14:textId="48A4CAAC" w:rsidR="00123022" w:rsidRDefault="00000000">
          <w:pPr>
            <w:pStyle w:val="TOC2"/>
            <w:tabs>
              <w:tab w:val="right" w:leader="dot" w:pos="9346"/>
            </w:tabs>
            <w:rPr>
              <w:noProof/>
              <w:sz w:val="22"/>
              <w:szCs w:val="22"/>
              <w:lang w:eastAsia="zh-CN"/>
            </w:rPr>
          </w:pPr>
          <w:hyperlink w:anchor="_Toc78191757" w:history="1">
            <w:r w:rsidR="00123022" w:rsidRPr="00947E58">
              <w:rPr>
                <w:rStyle w:val="Hyperlink"/>
                <w:noProof/>
              </w:rPr>
              <w:t>Halfway Report</w:t>
            </w:r>
            <w:r w:rsidR="00123022">
              <w:rPr>
                <w:noProof/>
                <w:webHidden/>
              </w:rPr>
              <w:tab/>
            </w:r>
            <w:r w:rsidR="00123022">
              <w:rPr>
                <w:noProof/>
                <w:webHidden/>
              </w:rPr>
              <w:fldChar w:fldCharType="begin"/>
            </w:r>
            <w:r w:rsidR="00123022">
              <w:rPr>
                <w:noProof/>
                <w:webHidden/>
              </w:rPr>
              <w:instrText xml:space="preserve"> PAGEREF _Toc78191757 \h </w:instrText>
            </w:r>
            <w:r w:rsidR="00123022">
              <w:rPr>
                <w:noProof/>
                <w:webHidden/>
              </w:rPr>
            </w:r>
            <w:r w:rsidR="00123022">
              <w:rPr>
                <w:noProof/>
                <w:webHidden/>
              </w:rPr>
              <w:fldChar w:fldCharType="separate"/>
            </w:r>
            <w:r w:rsidR="00444B08">
              <w:rPr>
                <w:noProof/>
                <w:webHidden/>
              </w:rPr>
              <w:t>8</w:t>
            </w:r>
            <w:r w:rsidR="00123022">
              <w:rPr>
                <w:noProof/>
                <w:webHidden/>
              </w:rPr>
              <w:fldChar w:fldCharType="end"/>
            </w:r>
          </w:hyperlink>
        </w:p>
        <w:p w14:paraId="1B9D5F3E" w14:textId="1C437D61" w:rsidR="00123022" w:rsidRDefault="00000000">
          <w:pPr>
            <w:pStyle w:val="TOC2"/>
            <w:tabs>
              <w:tab w:val="right" w:leader="dot" w:pos="9346"/>
            </w:tabs>
            <w:rPr>
              <w:noProof/>
              <w:sz w:val="22"/>
              <w:szCs w:val="22"/>
              <w:lang w:eastAsia="zh-CN"/>
            </w:rPr>
          </w:pPr>
          <w:hyperlink w:anchor="_Toc78191758" w:history="1">
            <w:r w:rsidR="00123022" w:rsidRPr="00947E58">
              <w:rPr>
                <w:rStyle w:val="Hyperlink"/>
                <w:noProof/>
              </w:rPr>
              <w:t>Final Report</w:t>
            </w:r>
            <w:r w:rsidR="00123022">
              <w:rPr>
                <w:noProof/>
                <w:webHidden/>
              </w:rPr>
              <w:tab/>
            </w:r>
            <w:r w:rsidR="00123022">
              <w:rPr>
                <w:noProof/>
                <w:webHidden/>
              </w:rPr>
              <w:fldChar w:fldCharType="begin"/>
            </w:r>
            <w:r w:rsidR="00123022">
              <w:rPr>
                <w:noProof/>
                <w:webHidden/>
              </w:rPr>
              <w:instrText xml:space="preserve"> PAGEREF _Toc78191758 \h </w:instrText>
            </w:r>
            <w:r w:rsidR="00123022">
              <w:rPr>
                <w:noProof/>
                <w:webHidden/>
              </w:rPr>
            </w:r>
            <w:r w:rsidR="00123022">
              <w:rPr>
                <w:noProof/>
                <w:webHidden/>
              </w:rPr>
              <w:fldChar w:fldCharType="separate"/>
            </w:r>
            <w:r w:rsidR="00444B08">
              <w:rPr>
                <w:noProof/>
                <w:webHidden/>
              </w:rPr>
              <w:t>8</w:t>
            </w:r>
            <w:r w:rsidR="00123022">
              <w:rPr>
                <w:noProof/>
                <w:webHidden/>
              </w:rPr>
              <w:fldChar w:fldCharType="end"/>
            </w:r>
          </w:hyperlink>
        </w:p>
        <w:p w14:paraId="7F5B98D3" w14:textId="47D91C87" w:rsidR="00123022" w:rsidRDefault="00000000">
          <w:pPr>
            <w:pStyle w:val="TOC1"/>
            <w:tabs>
              <w:tab w:val="right" w:leader="dot" w:pos="9346"/>
            </w:tabs>
            <w:rPr>
              <w:noProof/>
              <w:sz w:val="22"/>
              <w:szCs w:val="22"/>
              <w:lang w:eastAsia="zh-CN"/>
            </w:rPr>
          </w:pPr>
          <w:hyperlink w:anchor="_Toc78191759" w:history="1">
            <w:r w:rsidR="00123022" w:rsidRPr="00947E58">
              <w:rPr>
                <w:rStyle w:val="Hyperlink"/>
                <w:noProof/>
              </w:rPr>
              <w:t>Quality Assurance</w:t>
            </w:r>
            <w:r w:rsidR="00123022">
              <w:rPr>
                <w:noProof/>
                <w:webHidden/>
              </w:rPr>
              <w:tab/>
            </w:r>
            <w:r w:rsidR="00123022">
              <w:rPr>
                <w:noProof/>
                <w:webHidden/>
              </w:rPr>
              <w:fldChar w:fldCharType="begin"/>
            </w:r>
            <w:r w:rsidR="00123022">
              <w:rPr>
                <w:noProof/>
                <w:webHidden/>
              </w:rPr>
              <w:instrText xml:space="preserve"> PAGEREF _Toc78191759 \h </w:instrText>
            </w:r>
            <w:r w:rsidR="00123022">
              <w:rPr>
                <w:noProof/>
                <w:webHidden/>
              </w:rPr>
            </w:r>
            <w:r w:rsidR="00123022">
              <w:rPr>
                <w:noProof/>
                <w:webHidden/>
              </w:rPr>
              <w:fldChar w:fldCharType="separate"/>
            </w:r>
            <w:r w:rsidR="00444B08">
              <w:rPr>
                <w:noProof/>
                <w:webHidden/>
              </w:rPr>
              <w:t>10</w:t>
            </w:r>
            <w:r w:rsidR="00123022">
              <w:rPr>
                <w:noProof/>
                <w:webHidden/>
              </w:rPr>
              <w:fldChar w:fldCharType="end"/>
            </w:r>
          </w:hyperlink>
        </w:p>
        <w:p w14:paraId="7802C58B" w14:textId="794A8D5F" w:rsidR="00123022" w:rsidRDefault="00000000">
          <w:pPr>
            <w:pStyle w:val="TOC2"/>
            <w:tabs>
              <w:tab w:val="right" w:leader="dot" w:pos="9346"/>
            </w:tabs>
            <w:rPr>
              <w:noProof/>
              <w:sz w:val="22"/>
              <w:szCs w:val="22"/>
              <w:lang w:eastAsia="zh-CN"/>
            </w:rPr>
          </w:pPr>
          <w:hyperlink w:anchor="_Toc78191760" w:history="1">
            <w:r w:rsidR="00123022" w:rsidRPr="00947E58">
              <w:rPr>
                <w:rStyle w:val="Hyperlink"/>
                <w:noProof/>
              </w:rPr>
              <w:t>Approach</w:t>
            </w:r>
            <w:r w:rsidR="00123022">
              <w:rPr>
                <w:noProof/>
                <w:webHidden/>
              </w:rPr>
              <w:tab/>
            </w:r>
            <w:r w:rsidR="00123022">
              <w:rPr>
                <w:noProof/>
                <w:webHidden/>
              </w:rPr>
              <w:fldChar w:fldCharType="begin"/>
            </w:r>
            <w:r w:rsidR="00123022">
              <w:rPr>
                <w:noProof/>
                <w:webHidden/>
              </w:rPr>
              <w:instrText xml:space="preserve"> PAGEREF _Toc78191760 \h </w:instrText>
            </w:r>
            <w:r w:rsidR="00123022">
              <w:rPr>
                <w:noProof/>
                <w:webHidden/>
              </w:rPr>
            </w:r>
            <w:r w:rsidR="00123022">
              <w:rPr>
                <w:noProof/>
                <w:webHidden/>
              </w:rPr>
              <w:fldChar w:fldCharType="separate"/>
            </w:r>
            <w:r w:rsidR="00444B08">
              <w:rPr>
                <w:noProof/>
                <w:webHidden/>
              </w:rPr>
              <w:t>10</w:t>
            </w:r>
            <w:r w:rsidR="00123022">
              <w:rPr>
                <w:noProof/>
                <w:webHidden/>
              </w:rPr>
              <w:fldChar w:fldCharType="end"/>
            </w:r>
          </w:hyperlink>
        </w:p>
        <w:p w14:paraId="1D615F1B" w14:textId="74386606" w:rsidR="00123022" w:rsidRDefault="00000000">
          <w:pPr>
            <w:pStyle w:val="TOC2"/>
            <w:tabs>
              <w:tab w:val="right" w:leader="dot" w:pos="9346"/>
            </w:tabs>
            <w:rPr>
              <w:noProof/>
              <w:sz w:val="22"/>
              <w:szCs w:val="22"/>
              <w:lang w:eastAsia="zh-CN"/>
            </w:rPr>
          </w:pPr>
          <w:hyperlink w:anchor="_Toc78191761" w:history="1">
            <w:r w:rsidR="00123022" w:rsidRPr="00947E58">
              <w:rPr>
                <w:rStyle w:val="Hyperlink"/>
                <w:noProof/>
              </w:rPr>
              <w:t>Quality Assurance Table</w:t>
            </w:r>
            <w:r w:rsidR="00123022">
              <w:rPr>
                <w:noProof/>
                <w:webHidden/>
              </w:rPr>
              <w:tab/>
            </w:r>
            <w:r w:rsidR="00123022">
              <w:rPr>
                <w:noProof/>
                <w:webHidden/>
              </w:rPr>
              <w:fldChar w:fldCharType="begin"/>
            </w:r>
            <w:r w:rsidR="00123022">
              <w:rPr>
                <w:noProof/>
                <w:webHidden/>
              </w:rPr>
              <w:instrText xml:space="preserve"> PAGEREF _Toc78191761 \h </w:instrText>
            </w:r>
            <w:r w:rsidR="00123022">
              <w:rPr>
                <w:noProof/>
                <w:webHidden/>
              </w:rPr>
            </w:r>
            <w:r w:rsidR="00123022">
              <w:rPr>
                <w:noProof/>
                <w:webHidden/>
              </w:rPr>
              <w:fldChar w:fldCharType="separate"/>
            </w:r>
            <w:r w:rsidR="00444B08">
              <w:rPr>
                <w:noProof/>
                <w:webHidden/>
              </w:rPr>
              <w:t>10</w:t>
            </w:r>
            <w:r w:rsidR="00123022">
              <w:rPr>
                <w:noProof/>
                <w:webHidden/>
              </w:rPr>
              <w:fldChar w:fldCharType="end"/>
            </w:r>
          </w:hyperlink>
        </w:p>
        <w:p w14:paraId="3B8A6128" w14:textId="7969ED62" w:rsidR="00123022" w:rsidRDefault="00000000">
          <w:pPr>
            <w:pStyle w:val="TOC2"/>
            <w:tabs>
              <w:tab w:val="right" w:leader="dot" w:pos="9346"/>
            </w:tabs>
            <w:rPr>
              <w:noProof/>
              <w:sz w:val="22"/>
              <w:szCs w:val="22"/>
              <w:lang w:eastAsia="zh-CN"/>
            </w:rPr>
          </w:pPr>
          <w:hyperlink w:anchor="_Toc78191762" w:history="1">
            <w:r w:rsidR="00123022" w:rsidRPr="00947E58">
              <w:rPr>
                <w:rStyle w:val="Hyperlink"/>
                <w:noProof/>
              </w:rPr>
              <w:t>Test Plan/Scenarios/Cases</w:t>
            </w:r>
            <w:r w:rsidR="00123022">
              <w:rPr>
                <w:noProof/>
                <w:webHidden/>
              </w:rPr>
              <w:tab/>
            </w:r>
            <w:r w:rsidR="00123022">
              <w:rPr>
                <w:noProof/>
                <w:webHidden/>
              </w:rPr>
              <w:fldChar w:fldCharType="begin"/>
            </w:r>
            <w:r w:rsidR="00123022">
              <w:rPr>
                <w:noProof/>
                <w:webHidden/>
              </w:rPr>
              <w:instrText xml:space="preserve"> PAGEREF _Toc78191762 \h </w:instrText>
            </w:r>
            <w:r w:rsidR="00123022">
              <w:rPr>
                <w:noProof/>
                <w:webHidden/>
              </w:rPr>
            </w:r>
            <w:r w:rsidR="00123022">
              <w:rPr>
                <w:noProof/>
                <w:webHidden/>
              </w:rPr>
              <w:fldChar w:fldCharType="separate"/>
            </w:r>
            <w:r w:rsidR="00444B08">
              <w:rPr>
                <w:noProof/>
                <w:webHidden/>
              </w:rPr>
              <w:t>10</w:t>
            </w:r>
            <w:r w:rsidR="00123022">
              <w:rPr>
                <w:noProof/>
                <w:webHidden/>
              </w:rPr>
              <w:fldChar w:fldCharType="end"/>
            </w:r>
          </w:hyperlink>
        </w:p>
        <w:p w14:paraId="46BE06E9" w14:textId="68BA96CA" w:rsidR="00123022" w:rsidRDefault="00000000">
          <w:pPr>
            <w:pStyle w:val="TOC2"/>
            <w:tabs>
              <w:tab w:val="right" w:leader="dot" w:pos="9346"/>
            </w:tabs>
            <w:rPr>
              <w:noProof/>
              <w:sz w:val="22"/>
              <w:szCs w:val="22"/>
              <w:lang w:eastAsia="zh-CN"/>
            </w:rPr>
          </w:pPr>
          <w:hyperlink w:anchor="_Toc78191763" w:history="1">
            <w:r w:rsidR="00123022" w:rsidRPr="00947E58">
              <w:rPr>
                <w:rStyle w:val="Hyperlink"/>
                <w:noProof/>
              </w:rPr>
              <w:t>Halfway Report</w:t>
            </w:r>
            <w:r w:rsidR="00123022">
              <w:rPr>
                <w:noProof/>
                <w:webHidden/>
              </w:rPr>
              <w:tab/>
            </w:r>
            <w:r w:rsidR="00123022">
              <w:rPr>
                <w:noProof/>
                <w:webHidden/>
              </w:rPr>
              <w:fldChar w:fldCharType="begin"/>
            </w:r>
            <w:r w:rsidR="00123022">
              <w:rPr>
                <w:noProof/>
                <w:webHidden/>
              </w:rPr>
              <w:instrText xml:space="preserve"> PAGEREF _Toc78191763 \h </w:instrText>
            </w:r>
            <w:r w:rsidR="00123022">
              <w:rPr>
                <w:noProof/>
                <w:webHidden/>
              </w:rPr>
            </w:r>
            <w:r w:rsidR="00123022">
              <w:rPr>
                <w:noProof/>
                <w:webHidden/>
              </w:rPr>
              <w:fldChar w:fldCharType="separate"/>
            </w:r>
            <w:r w:rsidR="00444B08">
              <w:rPr>
                <w:noProof/>
                <w:webHidden/>
              </w:rPr>
              <w:t>10</w:t>
            </w:r>
            <w:r w:rsidR="00123022">
              <w:rPr>
                <w:noProof/>
                <w:webHidden/>
              </w:rPr>
              <w:fldChar w:fldCharType="end"/>
            </w:r>
          </w:hyperlink>
        </w:p>
        <w:p w14:paraId="031BE826" w14:textId="47CACC08" w:rsidR="00123022" w:rsidRDefault="00000000">
          <w:pPr>
            <w:pStyle w:val="TOC2"/>
            <w:tabs>
              <w:tab w:val="right" w:leader="dot" w:pos="9346"/>
            </w:tabs>
            <w:rPr>
              <w:noProof/>
              <w:sz w:val="22"/>
              <w:szCs w:val="22"/>
              <w:lang w:eastAsia="zh-CN"/>
            </w:rPr>
          </w:pPr>
          <w:hyperlink w:anchor="_Toc78191764" w:history="1">
            <w:r w:rsidR="00123022" w:rsidRPr="00947E58">
              <w:rPr>
                <w:rStyle w:val="Hyperlink"/>
                <w:noProof/>
              </w:rPr>
              <w:t>Final Report</w:t>
            </w:r>
            <w:r w:rsidR="00123022">
              <w:rPr>
                <w:noProof/>
                <w:webHidden/>
              </w:rPr>
              <w:tab/>
            </w:r>
            <w:r w:rsidR="00123022">
              <w:rPr>
                <w:noProof/>
                <w:webHidden/>
              </w:rPr>
              <w:fldChar w:fldCharType="begin"/>
            </w:r>
            <w:r w:rsidR="00123022">
              <w:rPr>
                <w:noProof/>
                <w:webHidden/>
              </w:rPr>
              <w:instrText xml:space="preserve"> PAGEREF _Toc78191764 \h </w:instrText>
            </w:r>
            <w:r w:rsidR="00123022">
              <w:rPr>
                <w:noProof/>
                <w:webHidden/>
              </w:rPr>
            </w:r>
            <w:r w:rsidR="00123022">
              <w:rPr>
                <w:noProof/>
                <w:webHidden/>
              </w:rPr>
              <w:fldChar w:fldCharType="separate"/>
            </w:r>
            <w:r w:rsidR="00444B08">
              <w:rPr>
                <w:noProof/>
                <w:webHidden/>
              </w:rPr>
              <w:t>10</w:t>
            </w:r>
            <w:r w:rsidR="00123022">
              <w:rPr>
                <w:noProof/>
                <w:webHidden/>
              </w:rPr>
              <w:fldChar w:fldCharType="end"/>
            </w:r>
          </w:hyperlink>
        </w:p>
        <w:p w14:paraId="60A5A290" w14:textId="4F803D74" w:rsidR="00123022" w:rsidRDefault="00000000">
          <w:pPr>
            <w:pStyle w:val="TOC1"/>
            <w:tabs>
              <w:tab w:val="right" w:leader="dot" w:pos="9346"/>
            </w:tabs>
            <w:rPr>
              <w:noProof/>
              <w:sz w:val="22"/>
              <w:szCs w:val="22"/>
              <w:lang w:eastAsia="zh-CN"/>
            </w:rPr>
          </w:pPr>
          <w:hyperlink w:anchor="_Toc78191765" w:history="1">
            <w:r w:rsidR="00123022" w:rsidRPr="00947E58">
              <w:rPr>
                <w:rStyle w:val="Hyperlink"/>
                <w:noProof/>
              </w:rPr>
              <w:t>Methodology</w:t>
            </w:r>
            <w:r w:rsidR="00123022">
              <w:rPr>
                <w:noProof/>
                <w:webHidden/>
              </w:rPr>
              <w:tab/>
            </w:r>
            <w:r w:rsidR="00123022">
              <w:rPr>
                <w:noProof/>
                <w:webHidden/>
              </w:rPr>
              <w:fldChar w:fldCharType="begin"/>
            </w:r>
            <w:r w:rsidR="00123022">
              <w:rPr>
                <w:noProof/>
                <w:webHidden/>
              </w:rPr>
              <w:instrText xml:space="preserve"> PAGEREF _Toc78191765 \h </w:instrText>
            </w:r>
            <w:r w:rsidR="00123022">
              <w:rPr>
                <w:noProof/>
                <w:webHidden/>
              </w:rPr>
            </w:r>
            <w:r w:rsidR="00123022">
              <w:rPr>
                <w:noProof/>
                <w:webHidden/>
              </w:rPr>
              <w:fldChar w:fldCharType="separate"/>
            </w:r>
            <w:r w:rsidR="00444B08">
              <w:rPr>
                <w:noProof/>
                <w:webHidden/>
              </w:rPr>
              <w:t>11</w:t>
            </w:r>
            <w:r w:rsidR="00123022">
              <w:rPr>
                <w:noProof/>
                <w:webHidden/>
              </w:rPr>
              <w:fldChar w:fldCharType="end"/>
            </w:r>
          </w:hyperlink>
        </w:p>
        <w:p w14:paraId="4D5A6753" w14:textId="11579871" w:rsidR="00123022" w:rsidRDefault="00000000">
          <w:pPr>
            <w:pStyle w:val="TOC2"/>
            <w:tabs>
              <w:tab w:val="right" w:leader="dot" w:pos="9346"/>
            </w:tabs>
            <w:rPr>
              <w:noProof/>
              <w:sz w:val="22"/>
              <w:szCs w:val="22"/>
              <w:lang w:eastAsia="zh-CN"/>
            </w:rPr>
          </w:pPr>
          <w:hyperlink w:anchor="_Toc78191766" w:history="1">
            <w:r w:rsidR="00123022" w:rsidRPr="00947E58">
              <w:rPr>
                <w:rStyle w:val="Hyperlink"/>
                <w:noProof/>
              </w:rPr>
              <w:t>Overview</w:t>
            </w:r>
            <w:r w:rsidR="00123022">
              <w:rPr>
                <w:noProof/>
                <w:webHidden/>
              </w:rPr>
              <w:tab/>
            </w:r>
            <w:r w:rsidR="00123022">
              <w:rPr>
                <w:noProof/>
                <w:webHidden/>
              </w:rPr>
              <w:fldChar w:fldCharType="begin"/>
            </w:r>
            <w:r w:rsidR="00123022">
              <w:rPr>
                <w:noProof/>
                <w:webHidden/>
              </w:rPr>
              <w:instrText xml:space="preserve"> PAGEREF _Toc78191766 \h </w:instrText>
            </w:r>
            <w:r w:rsidR="00123022">
              <w:rPr>
                <w:noProof/>
                <w:webHidden/>
              </w:rPr>
            </w:r>
            <w:r w:rsidR="00123022">
              <w:rPr>
                <w:noProof/>
                <w:webHidden/>
              </w:rPr>
              <w:fldChar w:fldCharType="separate"/>
            </w:r>
            <w:r w:rsidR="00444B08">
              <w:rPr>
                <w:noProof/>
                <w:webHidden/>
              </w:rPr>
              <w:t>11</w:t>
            </w:r>
            <w:r w:rsidR="00123022">
              <w:rPr>
                <w:noProof/>
                <w:webHidden/>
              </w:rPr>
              <w:fldChar w:fldCharType="end"/>
            </w:r>
          </w:hyperlink>
        </w:p>
        <w:p w14:paraId="203AB30C" w14:textId="0A850F03" w:rsidR="00123022" w:rsidRDefault="00000000">
          <w:pPr>
            <w:pStyle w:val="TOC2"/>
            <w:tabs>
              <w:tab w:val="right" w:leader="dot" w:pos="9346"/>
            </w:tabs>
            <w:rPr>
              <w:noProof/>
              <w:sz w:val="22"/>
              <w:szCs w:val="22"/>
              <w:lang w:eastAsia="zh-CN"/>
            </w:rPr>
          </w:pPr>
          <w:hyperlink w:anchor="_Toc78191767" w:history="1">
            <w:r w:rsidR="00123022" w:rsidRPr="00947E58">
              <w:rPr>
                <w:rStyle w:val="Hyperlink"/>
                <w:noProof/>
              </w:rPr>
              <w:t>Literature Review</w:t>
            </w:r>
            <w:r w:rsidR="00123022">
              <w:rPr>
                <w:noProof/>
                <w:webHidden/>
              </w:rPr>
              <w:tab/>
            </w:r>
            <w:r w:rsidR="00123022">
              <w:rPr>
                <w:noProof/>
                <w:webHidden/>
              </w:rPr>
              <w:fldChar w:fldCharType="begin"/>
            </w:r>
            <w:r w:rsidR="00123022">
              <w:rPr>
                <w:noProof/>
                <w:webHidden/>
              </w:rPr>
              <w:instrText xml:space="preserve"> PAGEREF _Toc78191767 \h </w:instrText>
            </w:r>
            <w:r w:rsidR="00123022">
              <w:rPr>
                <w:noProof/>
                <w:webHidden/>
              </w:rPr>
            </w:r>
            <w:r w:rsidR="00123022">
              <w:rPr>
                <w:noProof/>
                <w:webHidden/>
              </w:rPr>
              <w:fldChar w:fldCharType="separate"/>
            </w:r>
            <w:r w:rsidR="00444B08">
              <w:rPr>
                <w:noProof/>
                <w:webHidden/>
              </w:rPr>
              <w:t>11</w:t>
            </w:r>
            <w:r w:rsidR="00123022">
              <w:rPr>
                <w:noProof/>
                <w:webHidden/>
              </w:rPr>
              <w:fldChar w:fldCharType="end"/>
            </w:r>
          </w:hyperlink>
        </w:p>
        <w:p w14:paraId="06F38950" w14:textId="151B7EB1" w:rsidR="00123022" w:rsidRDefault="00000000">
          <w:pPr>
            <w:pStyle w:val="TOC2"/>
            <w:tabs>
              <w:tab w:val="right" w:leader="dot" w:pos="9346"/>
            </w:tabs>
            <w:rPr>
              <w:noProof/>
              <w:sz w:val="22"/>
              <w:szCs w:val="22"/>
              <w:lang w:eastAsia="zh-CN"/>
            </w:rPr>
          </w:pPr>
          <w:hyperlink w:anchor="_Toc78191768" w:history="1">
            <w:r w:rsidR="00123022" w:rsidRPr="00947E58">
              <w:rPr>
                <w:rStyle w:val="Hyperlink"/>
                <w:noProof/>
              </w:rPr>
              <w:t>Critique (Pros and Cons)</w:t>
            </w:r>
            <w:r w:rsidR="00123022">
              <w:rPr>
                <w:noProof/>
                <w:webHidden/>
              </w:rPr>
              <w:tab/>
            </w:r>
            <w:r w:rsidR="00123022">
              <w:rPr>
                <w:noProof/>
                <w:webHidden/>
              </w:rPr>
              <w:fldChar w:fldCharType="begin"/>
            </w:r>
            <w:r w:rsidR="00123022">
              <w:rPr>
                <w:noProof/>
                <w:webHidden/>
              </w:rPr>
              <w:instrText xml:space="preserve"> PAGEREF _Toc78191768 \h </w:instrText>
            </w:r>
            <w:r w:rsidR="00123022">
              <w:rPr>
                <w:noProof/>
                <w:webHidden/>
              </w:rPr>
            </w:r>
            <w:r w:rsidR="00123022">
              <w:rPr>
                <w:noProof/>
                <w:webHidden/>
              </w:rPr>
              <w:fldChar w:fldCharType="separate"/>
            </w:r>
            <w:r w:rsidR="00444B08">
              <w:rPr>
                <w:noProof/>
                <w:webHidden/>
              </w:rPr>
              <w:t>11</w:t>
            </w:r>
            <w:r w:rsidR="00123022">
              <w:rPr>
                <w:noProof/>
                <w:webHidden/>
              </w:rPr>
              <w:fldChar w:fldCharType="end"/>
            </w:r>
          </w:hyperlink>
        </w:p>
        <w:p w14:paraId="47E76D25" w14:textId="2CA179C6" w:rsidR="00123022" w:rsidRDefault="00000000">
          <w:pPr>
            <w:pStyle w:val="TOC2"/>
            <w:tabs>
              <w:tab w:val="right" w:leader="dot" w:pos="9346"/>
            </w:tabs>
            <w:rPr>
              <w:noProof/>
              <w:sz w:val="22"/>
              <w:szCs w:val="22"/>
              <w:lang w:eastAsia="zh-CN"/>
            </w:rPr>
          </w:pPr>
          <w:hyperlink w:anchor="_Toc78191769" w:history="1">
            <w:r w:rsidR="00123022" w:rsidRPr="00947E58">
              <w:rPr>
                <w:rStyle w:val="Hyperlink"/>
                <w:noProof/>
              </w:rPr>
              <w:t>Halfway Report</w:t>
            </w:r>
            <w:r w:rsidR="00123022">
              <w:rPr>
                <w:noProof/>
                <w:webHidden/>
              </w:rPr>
              <w:tab/>
            </w:r>
            <w:r w:rsidR="00123022">
              <w:rPr>
                <w:noProof/>
                <w:webHidden/>
              </w:rPr>
              <w:fldChar w:fldCharType="begin"/>
            </w:r>
            <w:r w:rsidR="00123022">
              <w:rPr>
                <w:noProof/>
                <w:webHidden/>
              </w:rPr>
              <w:instrText xml:space="preserve"> PAGEREF _Toc78191769 \h </w:instrText>
            </w:r>
            <w:r w:rsidR="00123022">
              <w:rPr>
                <w:noProof/>
                <w:webHidden/>
              </w:rPr>
            </w:r>
            <w:r w:rsidR="00123022">
              <w:rPr>
                <w:noProof/>
                <w:webHidden/>
              </w:rPr>
              <w:fldChar w:fldCharType="separate"/>
            </w:r>
            <w:r w:rsidR="00444B08">
              <w:rPr>
                <w:noProof/>
                <w:webHidden/>
              </w:rPr>
              <w:t>11</w:t>
            </w:r>
            <w:r w:rsidR="00123022">
              <w:rPr>
                <w:noProof/>
                <w:webHidden/>
              </w:rPr>
              <w:fldChar w:fldCharType="end"/>
            </w:r>
          </w:hyperlink>
        </w:p>
        <w:p w14:paraId="14530F4B" w14:textId="51A5A72B" w:rsidR="00123022" w:rsidRDefault="00000000">
          <w:pPr>
            <w:pStyle w:val="TOC2"/>
            <w:tabs>
              <w:tab w:val="right" w:leader="dot" w:pos="9346"/>
            </w:tabs>
            <w:rPr>
              <w:noProof/>
              <w:sz w:val="22"/>
              <w:szCs w:val="22"/>
              <w:lang w:eastAsia="zh-CN"/>
            </w:rPr>
          </w:pPr>
          <w:hyperlink w:anchor="_Toc78191770" w:history="1">
            <w:r w:rsidR="00123022" w:rsidRPr="00947E58">
              <w:rPr>
                <w:rStyle w:val="Hyperlink"/>
                <w:noProof/>
              </w:rPr>
              <w:t>Final Report</w:t>
            </w:r>
            <w:r w:rsidR="00123022">
              <w:rPr>
                <w:noProof/>
                <w:webHidden/>
              </w:rPr>
              <w:tab/>
            </w:r>
            <w:r w:rsidR="00123022">
              <w:rPr>
                <w:noProof/>
                <w:webHidden/>
              </w:rPr>
              <w:fldChar w:fldCharType="begin"/>
            </w:r>
            <w:r w:rsidR="00123022">
              <w:rPr>
                <w:noProof/>
                <w:webHidden/>
              </w:rPr>
              <w:instrText xml:space="preserve"> PAGEREF _Toc78191770 \h </w:instrText>
            </w:r>
            <w:r w:rsidR="00123022">
              <w:rPr>
                <w:noProof/>
                <w:webHidden/>
              </w:rPr>
            </w:r>
            <w:r w:rsidR="00123022">
              <w:rPr>
                <w:noProof/>
                <w:webHidden/>
              </w:rPr>
              <w:fldChar w:fldCharType="separate"/>
            </w:r>
            <w:r w:rsidR="00444B08">
              <w:rPr>
                <w:noProof/>
                <w:webHidden/>
              </w:rPr>
              <w:t>11</w:t>
            </w:r>
            <w:r w:rsidR="00123022">
              <w:rPr>
                <w:noProof/>
                <w:webHidden/>
              </w:rPr>
              <w:fldChar w:fldCharType="end"/>
            </w:r>
          </w:hyperlink>
        </w:p>
        <w:p w14:paraId="517E6478" w14:textId="502A8CB1" w:rsidR="00123022" w:rsidRDefault="00000000">
          <w:pPr>
            <w:pStyle w:val="TOC1"/>
            <w:tabs>
              <w:tab w:val="right" w:leader="dot" w:pos="9346"/>
            </w:tabs>
            <w:rPr>
              <w:noProof/>
              <w:sz w:val="22"/>
              <w:szCs w:val="22"/>
              <w:lang w:eastAsia="zh-CN"/>
            </w:rPr>
          </w:pPr>
          <w:hyperlink w:anchor="_Toc78191771" w:history="1">
            <w:r w:rsidR="00123022" w:rsidRPr="00947E58">
              <w:rPr>
                <w:rStyle w:val="Hyperlink"/>
                <w:noProof/>
              </w:rPr>
              <w:t>Professionalism</w:t>
            </w:r>
            <w:r w:rsidR="00123022">
              <w:rPr>
                <w:noProof/>
                <w:webHidden/>
              </w:rPr>
              <w:tab/>
            </w:r>
            <w:r w:rsidR="00123022">
              <w:rPr>
                <w:noProof/>
                <w:webHidden/>
              </w:rPr>
              <w:fldChar w:fldCharType="begin"/>
            </w:r>
            <w:r w:rsidR="00123022">
              <w:rPr>
                <w:noProof/>
                <w:webHidden/>
              </w:rPr>
              <w:instrText xml:space="preserve"> PAGEREF _Toc78191771 \h </w:instrText>
            </w:r>
            <w:r w:rsidR="00123022">
              <w:rPr>
                <w:noProof/>
                <w:webHidden/>
              </w:rPr>
            </w:r>
            <w:r w:rsidR="00123022">
              <w:rPr>
                <w:noProof/>
                <w:webHidden/>
              </w:rPr>
              <w:fldChar w:fldCharType="separate"/>
            </w:r>
            <w:r w:rsidR="00444B08">
              <w:rPr>
                <w:noProof/>
                <w:webHidden/>
              </w:rPr>
              <w:t>12</w:t>
            </w:r>
            <w:r w:rsidR="00123022">
              <w:rPr>
                <w:noProof/>
                <w:webHidden/>
              </w:rPr>
              <w:fldChar w:fldCharType="end"/>
            </w:r>
          </w:hyperlink>
        </w:p>
        <w:p w14:paraId="78E14095" w14:textId="205577E4" w:rsidR="00123022" w:rsidRDefault="00000000">
          <w:pPr>
            <w:pStyle w:val="TOC2"/>
            <w:tabs>
              <w:tab w:val="right" w:leader="dot" w:pos="9346"/>
            </w:tabs>
            <w:rPr>
              <w:noProof/>
              <w:sz w:val="22"/>
              <w:szCs w:val="22"/>
              <w:lang w:eastAsia="zh-CN"/>
            </w:rPr>
          </w:pPr>
          <w:hyperlink w:anchor="_Toc78191772" w:history="1">
            <w:r w:rsidR="00123022" w:rsidRPr="00947E58">
              <w:rPr>
                <w:rStyle w:val="Hyperlink"/>
                <w:noProof/>
              </w:rPr>
              <w:t>Professional Standards</w:t>
            </w:r>
            <w:r w:rsidR="00123022">
              <w:rPr>
                <w:noProof/>
                <w:webHidden/>
              </w:rPr>
              <w:tab/>
            </w:r>
            <w:r w:rsidR="00123022">
              <w:rPr>
                <w:noProof/>
                <w:webHidden/>
              </w:rPr>
              <w:fldChar w:fldCharType="begin"/>
            </w:r>
            <w:r w:rsidR="00123022">
              <w:rPr>
                <w:noProof/>
                <w:webHidden/>
              </w:rPr>
              <w:instrText xml:space="preserve"> PAGEREF _Toc78191772 \h </w:instrText>
            </w:r>
            <w:r w:rsidR="00123022">
              <w:rPr>
                <w:noProof/>
                <w:webHidden/>
              </w:rPr>
            </w:r>
            <w:r w:rsidR="00123022">
              <w:rPr>
                <w:noProof/>
                <w:webHidden/>
              </w:rPr>
              <w:fldChar w:fldCharType="separate"/>
            </w:r>
            <w:r w:rsidR="00444B08">
              <w:rPr>
                <w:noProof/>
                <w:webHidden/>
              </w:rPr>
              <w:t>12</w:t>
            </w:r>
            <w:r w:rsidR="00123022">
              <w:rPr>
                <w:noProof/>
                <w:webHidden/>
              </w:rPr>
              <w:fldChar w:fldCharType="end"/>
            </w:r>
          </w:hyperlink>
        </w:p>
        <w:p w14:paraId="74779108" w14:textId="34D4D956" w:rsidR="00123022" w:rsidRDefault="00000000">
          <w:pPr>
            <w:pStyle w:val="TOC2"/>
            <w:tabs>
              <w:tab w:val="right" w:leader="dot" w:pos="9346"/>
            </w:tabs>
            <w:rPr>
              <w:noProof/>
              <w:sz w:val="22"/>
              <w:szCs w:val="22"/>
              <w:lang w:eastAsia="zh-CN"/>
            </w:rPr>
          </w:pPr>
          <w:hyperlink w:anchor="_Toc78191773" w:history="1">
            <w:r w:rsidR="00123022" w:rsidRPr="00947E58">
              <w:rPr>
                <w:rStyle w:val="Hyperlink"/>
                <w:noProof/>
              </w:rPr>
              <w:t>Relevance of ITP Code of Ethics</w:t>
            </w:r>
            <w:r w:rsidR="00123022">
              <w:rPr>
                <w:noProof/>
                <w:webHidden/>
              </w:rPr>
              <w:tab/>
            </w:r>
            <w:r w:rsidR="00123022">
              <w:rPr>
                <w:noProof/>
                <w:webHidden/>
              </w:rPr>
              <w:fldChar w:fldCharType="begin"/>
            </w:r>
            <w:r w:rsidR="00123022">
              <w:rPr>
                <w:noProof/>
                <w:webHidden/>
              </w:rPr>
              <w:instrText xml:space="preserve"> PAGEREF _Toc78191773 \h </w:instrText>
            </w:r>
            <w:r w:rsidR="00123022">
              <w:rPr>
                <w:noProof/>
                <w:webHidden/>
              </w:rPr>
            </w:r>
            <w:r w:rsidR="00123022">
              <w:rPr>
                <w:noProof/>
                <w:webHidden/>
              </w:rPr>
              <w:fldChar w:fldCharType="separate"/>
            </w:r>
            <w:r w:rsidR="00444B08">
              <w:rPr>
                <w:noProof/>
                <w:webHidden/>
              </w:rPr>
              <w:t>13</w:t>
            </w:r>
            <w:r w:rsidR="00123022">
              <w:rPr>
                <w:noProof/>
                <w:webHidden/>
              </w:rPr>
              <w:fldChar w:fldCharType="end"/>
            </w:r>
          </w:hyperlink>
        </w:p>
        <w:p w14:paraId="2A03D851" w14:textId="4B580679" w:rsidR="00123022" w:rsidRDefault="00000000">
          <w:pPr>
            <w:pStyle w:val="TOC2"/>
            <w:tabs>
              <w:tab w:val="right" w:leader="dot" w:pos="9346"/>
            </w:tabs>
            <w:rPr>
              <w:noProof/>
              <w:sz w:val="22"/>
              <w:szCs w:val="22"/>
              <w:lang w:eastAsia="zh-CN"/>
            </w:rPr>
          </w:pPr>
          <w:hyperlink w:anchor="_Toc78191774" w:history="1">
            <w:r w:rsidR="00123022" w:rsidRPr="00947E58">
              <w:rPr>
                <w:rStyle w:val="Hyperlink"/>
                <w:noProof/>
              </w:rPr>
              <w:t>Relevant Legislation</w:t>
            </w:r>
            <w:r w:rsidR="00123022">
              <w:rPr>
                <w:noProof/>
                <w:webHidden/>
              </w:rPr>
              <w:tab/>
            </w:r>
            <w:r w:rsidR="00123022">
              <w:rPr>
                <w:noProof/>
                <w:webHidden/>
              </w:rPr>
              <w:fldChar w:fldCharType="begin"/>
            </w:r>
            <w:r w:rsidR="00123022">
              <w:rPr>
                <w:noProof/>
                <w:webHidden/>
              </w:rPr>
              <w:instrText xml:space="preserve"> PAGEREF _Toc78191774 \h </w:instrText>
            </w:r>
            <w:r w:rsidR="00123022">
              <w:rPr>
                <w:noProof/>
                <w:webHidden/>
              </w:rPr>
            </w:r>
            <w:r w:rsidR="00123022">
              <w:rPr>
                <w:noProof/>
                <w:webHidden/>
              </w:rPr>
              <w:fldChar w:fldCharType="separate"/>
            </w:r>
            <w:r w:rsidR="00444B08">
              <w:rPr>
                <w:noProof/>
                <w:webHidden/>
              </w:rPr>
              <w:t>14</w:t>
            </w:r>
            <w:r w:rsidR="00123022">
              <w:rPr>
                <w:noProof/>
                <w:webHidden/>
              </w:rPr>
              <w:fldChar w:fldCharType="end"/>
            </w:r>
          </w:hyperlink>
        </w:p>
        <w:p w14:paraId="708E715E" w14:textId="2EDCF5E7" w:rsidR="00123022" w:rsidRDefault="00000000">
          <w:pPr>
            <w:pStyle w:val="TOC2"/>
            <w:tabs>
              <w:tab w:val="right" w:leader="dot" w:pos="9346"/>
            </w:tabs>
            <w:rPr>
              <w:noProof/>
              <w:sz w:val="22"/>
              <w:szCs w:val="22"/>
              <w:lang w:eastAsia="zh-CN"/>
            </w:rPr>
          </w:pPr>
          <w:hyperlink w:anchor="_Toc78191775" w:history="1">
            <w:r w:rsidR="00123022" w:rsidRPr="00947E58">
              <w:rPr>
                <w:rStyle w:val="Hyperlink"/>
                <w:noProof/>
              </w:rPr>
              <w:t>Halfway Report</w:t>
            </w:r>
            <w:r w:rsidR="00123022">
              <w:rPr>
                <w:noProof/>
                <w:webHidden/>
              </w:rPr>
              <w:tab/>
            </w:r>
            <w:r w:rsidR="00123022">
              <w:rPr>
                <w:noProof/>
                <w:webHidden/>
              </w:rPr>
              <w:fldChar w:fldCharType="begin"/>
            </w:r>
            <w:r w:rsidR="00123022">
              <w:rPr>
                <w:noProof/>
                <w:webHidden/>
              </w:rPr>
              <w:instrText xml:space="preserve"> PAGEREF _Toc78191775 \h </w:instrText>
            </w:r>
            <w:r w:rsidR="00123022">
              <w:rPr>
                <w:noProof/>
                <w:webHidden/>
              </w:rPr>
            </w:r>
            <w:r w:rsidR="00123022">
              <w:rPr>
                <w:noProof/>
                <w:webHidden/>
              </w:rPr>
              <w:fldChar w:fldCharType="separate"/>
            </w:r>
            <w:r w:rsidR="00444B08">
              <w:rPr>
                <w:noProof/>
                <w:webHidden/>
              </w:rPr>
              <w:t>14</w:t>
            </w:r>
            <w:r w:rsidR="00123022">
              <w:rPr>
                <w:noProof/>
                <w:webHidden/>
              </w:rPr>
              <w:fldChar w:fldCharType="end"/>
            </w:r>
          </w:hyperlink>
        </w:p>
        <w:p w14:paraId="23A00A1A" w14:textId="3A702A30" w:rsidR="00123022" w:rsidRDefault="00000000">
          <w:pPr>
            <w:pStyle w:val="TOC2"/>
            <w:tabs>
              <w:tab w:val="right" w:leader="dot" w:pos="9346"/>
            </w:tabs>
            <w:rPr>
              <w:noProof/>
              <w:sz w:val="22"/>
              <w:szCs w:val="22"/>
              <w:lang w:eastAsia="zh-CN"/>
            </w:rPr>
          </w:pPr>
          <w:hyperlink w:anchor="_Toc78191776" w:history="1">
            <w:r w:rsidR="00123022" w:rsidRPr="00947E58">
              <w:rPr>
                <w:rStyle w:val="Hyperlink"/>
                <w:noProof/>
              </w:rPr>
              <w:t>Final Report</w:t>
            </w:r>
            <w:r w:rsidR="00123022">
              <w:rPr>
                <w:noProof/>
                <w:webHidden/>
              </w:rPr>
              <w:tab/>
            </w:r>
            <w:r w:rsidR="00123022">
              <w:rPr>
                <w:noProof/>
                <w:webHidden/>
              </w:rPr>
              <w:fldChar w:fldCharType="begin"/>
            </w:r>
            <w:r w:rsidR="00123022">
              <w:rPr>
                <w:noProof/>
                <w:webHidden/>
              </w:rPr>
              <w:instrText xml:space="preserve"> PAGEREF _Toc78191776 \h </w:instrText>
            </w:r>
            <w:r w:rsidR="00123022">
              <w:rPr>
                <w:noProof/>
                <w:webHidden/>
              </w:rPr>
            </w:r>
            <w:r w:rsidR="00123022">
              <w:rPr>
                <w:noProof/>
                <w:webHidden/>
              </w:rPr>
              <w:fldChar w:fldCharType="separate"/>
            </w:r>
            <w:r w:rsidR="00444B08">
              <w:rPr>
                <w:noProof/>
                <w:webHidden/>
              </w:rPr>
              <w:t>14</w:t>
            </w:r>
            <w:r w:rsidR="00123022">
              <w:rPr>
                <w:noProof/>
                <w:webHidden/>
              </w:rPr>
              <w:fldChar w:fldCharType="end"/>
            </w:r>
          </w:hyperlink>
        </w:p>
        <w:p w14:paraId="4DB05119" w14:textId="736D5EF1" w:rsidR="00123022" w:rsidRDefault="00000000">
          <w:pPr>
            <w:pStyle w:val="TOC1"/>
            <w:tabs>
              <w:tab w:val="right" w:leader="dot" w:pos="9346"/>
            </w:tabs>
            <w:rPr>
              <w:noProof/>
              <w:sz w:val="22"/>
              <w:szCs w:val="22"/>
              <w:lang w:eastAsia="zh-CN"/>
            </w:rPr>
          </w:pPr>
          <w:hyperlink w:anchor="_Toc78191777" w:history="1">
            <w:r w:rsidR="00123022" w:rsidRPr="00947E58">
              <w:rPr>
                <w:rStyle w:val="Hyperlink"/>
                <w:noProof/>
              </w:rPr>
              <w:t>Sustainability, Inclusive Practice and Te Tiriti o Waitangi</w:t>
            </w:r>
            <w:r w:rsidR="00123022">
              <w:rPr>
                <w:noProof/>
                <w:webHidden/>
              </w:rPr>
              <w:tab/>
            </w:r>
            <w:r w:rsidR="00123022">
              <w:rPr>
                <w:noProof/>
                <w:webHidden/>
              </w:rPr>
              <w:fldChar w:fldCharType="begin"/>
            </w:r>
            <w:r w:rsidR="00123022">
              <w:rPr>
                <w:noProof/>
                <w:webHidden/>
              </w:rPr>
              <w:instrText xml:space="preserve"> PAGEREF _Toc78191777 \h </w:instrText>
            </w:r>
            <w:r w:rsidR="00123022">
              <w:rPr>
                <w:noProof/>
                <w:webHidden/>
              </w:rPr>
            </w:r>
            <w:r w:rsidR="00123022">
              <w:rPr>
                <w:noProof/>
                <w:webHidden/>
              </w:rPr>
              <w:fldChar w:fldCharType="separate"/>
            </w:r>
            <w:r w:rsidR="00444B08">
              <w:rPr>
                <w:noProof/>
                <w:webHidden/>
              </w:rPr>
              <w:t>15</w:t>
            </w:r>
            <w:r w:rsidR="00123022">
              <w:rPr>
                <w:noProof/>
                <w:webHidden/>
              </w:rPr>
              <w:fldChar w:fldCharType="end"/>
            </w:r>
          </w:hyperlink>
        </w:p>
        <w:p w14:paraId="00241B21" w14:textId="48298E23" w:rsidR="00123022" w:rsidRDefault="00000000">
          <w:pPr>
            <w:pStyle w:val="TOC2"/>
            <w:tabs>
              <w:tab w:val="right" w:leader="dot" w:pos="9346"/>
            </w:tabs>
            <w:rPr>
              <w:noProof/>
              <w:sz w:val="22"/>
              <w:szCs w:val="22"/>
              <w:lang w:eastAsia="zh-CN"/>
            </w:rPr>
          </w:pPr>
          <w:hyperlink w:anchor="_Toc78191778" w:history="1">
            <w:r w:rsidR="00123022" w:rsidRPr="00947E58">
              <w:rPr>
                <w:rStyle w:val="Hyperlink"/>
                <w:noProof/>
              </w:rPr>
              <w:t>Relevance of Principles to Student and Industry</w:t>
            </w:r>
            <w:r w:rsidR="00123022">
              <w:rPr>
                <w:noProof/>
                <w:webHidden/>
              </w:rPr>
              <w:tab/>
            </w:r>
            <w:r w:rsidR="00123022">
              <w:rPr>
                <w:noProof/>
                <w:webHidden/>
              </w:rPr>
              <w:fldChar w:fldCharType="begin"/>
            </w:r>
            <w:r w:rsidR="00123022">
              <w:rPr>
                <w:noProof/>
                <w:webHidden/>
              </w:rPr>
              <w:instrText xml:space="preserve"> PAGEREF _Toc78191778 \h </w:instrText>
            </w:r>
            <w:r w:rsidR="00123022">
              <w:rPr>
                <w:noProof/>
                <w:webHidden/>
              </w:rPr>
            </w:r>
            <w:r w:rsidR="00123022">
              <w:rPr>
                <w:noProof/>
                <w:webHidden/>
              </w:rPr>
              <w:fldChar w:fldCharType="separate"/>
            </w:r>
            <w:r w:rsidR="00444B08">
              <w:rPr>
                <w:noProof/>
                <w:webHidden/>
              </w:rPr>
              <w:t>15</w:t>
            </w:r>
            <w:r w:rsidR="00123022">
              <w:rPr>
                <w:noProof/>
                <w:webHidden/>
              </w:rPr>
              <w:fldChar w:fldCharType="end"/>
            </w:r>
          </w:hyperlink>
        </w:p>
        <w:p w14:paraId="04317BD0" w14:textId="66570ACD" w:rsidR="00123022" w:rsidRDefault="00000000">
          <w:pPr>
            <w:pStyle w:val="TOC2"/>
            <w:tabs>
              <w:tab w:val="right" w:leader="dot" w:pos="9346"/>
            </w:tabs>
            <w:rPr>
              <w:noProof/>
              <w:sz w:val="22"/>
              <w:szCs w:val="22"/>
              <w:lang w:eastAsia="zh-CN"/>
            </w:rPr>
          </w:pPr>
          <w:hyperlink w:anchor="_Toc78191779" w:history="1">
            <w:r w:rsidR="00123022" w:rsidRPr="00947E58">
              <w:rPr>
                <w:rStyle w:val="Hyperlink"/>
                <w:noProof/>
              </w:rPr>
              <w:t>Halfway Report</w:t>
            </w:r>
            <w:r w:rsidR="00123022">
              <w:rPr>
                <w:noProof/>
                <w:webHidden/>
              </w:rPr>
              <w:tab/>
            </w:r>
            <w:r w:rsidR="00123022">
              <w:rPr>
                <w:noProof/>
                <w:webHidden/>
              </w:rPr>
              <w:fldChar w:fldCharType="begin"/>
            </w:r>
            <w:r w:rsidR="00123022">
              <w:rPr>
                <w:noProof/>
                <w:webHidden/>
              </w:rPr>
              <w:instrText xml:space="preserve"> PAGEREF _Toc78191779 \h </w:instrText>
            </w:r>
            <w:r w:rsidR="00123022">
              <w:rPr>
                <w:noProof/>
                <w:webHidden/>
              </w:rPr>
            </w:r>
            <w:r w:rsidR="00123022">
              <w:rPr>
                <w:noProof/>
                <w:webHidden/>
              </w:rPr>
              <w:fldChar w:fldCharType="separate"/>
            </w:r>
            <w:r w:rsidR="00444B08">
              <w:rPr>
                <w:noProof/>
                <w:webHidden/>
              </w:rPr>
              <w:t>15</w:t>
            </w:r>
            <w:r w:rsidR="00123022">
              <w:rPr>
                <w:noProof/>
                <w:webHidden/>
              </w:rPr>
              <w:fldChar w:fldCharType="end"/>
            </w:r>
          </w:hyperlink>
        </w:p>
        <w:p w14:paraId="79677E3A" w14:textId="0953B90F" w:rsidR="00123022" w:rsidRDefault="00000000">
          <w:pPr>
            <w:pStyle w:val="TOC2"/>
            <w:tabs>
              <w:tab w:val="right" w:leader="dot" w:pos="9346"/>
            </w:tabs>
            <w:rPr>
              <w:noProof/>
              <w:sz w:val="22"/>
              <w:szCs w:val="22"/>
              <w:lang w:eastAsia="zh-CN"/>
            </w:rPr>
          </w:pPr>
          <w:hyperlink w:anchor="_Toc78191780" w:history="1">
            <w:r w:rsidR="00123022" w:rsidRPr="00947E58">
              <w:rPr>
                <w:rStyle w:val="Hyperlink"/>
                <w:noProof/>
              </w:rPr>
              <w:t>Final Report</w:t>
            </w:r>
            <w:r w:rsidR="00123022">
              <w:rPr>
                <w:noProof/>
                <w:webHidden/>
              </w:rPr>
              <w:tab/>
            </w:r>
            <w:r w:rsidR="00123022">
              <w:rPr>
                <w:noProof/>
                <w:webHidden/>
              </w:rPr>
              <w:fldChar w:fldCharType="begin"/>
            </w:r>
            <w:r w:rsidR="00123022">
              <w:rPr>
                <w:noProof/>
                <w:webHidden/>
              </w:rPr>
              <w:instrText xml:space="preserve"> PAGEREF _Toc78191780 \h </w:instrText>
            </w:r>
            <w:r w:rsidR="00123022">
              <w:rPr>
                <w:noProof/>
                <w:webHidden/>
              </w:rPr>
            </w:r>
            <w:r w:rsidR="00123022">
              <w:rPr>
                <w:noProof/>
                <w:webHidden/>
              </w:rPr>
              <w:fldChar w:fldCharType="separate"/>
            </w:r>
            <w:r w:rsidR="00444B08">
              <w:rPr>
                <w:noProof/>
                <w:webHidden/>
              </w:rPr>
              <w:t>15</w:t>
            </w:r>
            <w:r w:rsidR="00123022">
              <w:rPr>
                <w:noProof/>
                <w:webHidden/>
              </w:rPr>
              <w:fldChar w:fldCharType="end"/>
            </w:r>
          </w:hyperlink>
        </w:p>
        <w:p w14:paraId="126270F8" w14:textId="514E7B99" w:rsidR="00123022" w:rsidRDefault="00000000">
          <w:pPr>
            <w:pStyle w:val="TOC1"/>
            <w:tabs>
              <w:tab w:val="right" w:leader="dot" w:pos="9346"/>
            </w:tabs>
            <w:rPr>
              <w:noProof/>
              <w:sz w:val="22"/>
              <w:szCs w:val="22"/>
              <w:lang w:eastAsia="zh-CN"/>
            </w:rPr>
          </w:pPr>
          <w:hyperlink w:anchor="_Toc78191781" w:history="1">
            <w:r w:rsidR="00123022" w:rsidRPr="00947E58">
              <w:rPr>
                <w:rStyle w:val="Hyperlink"/>
                <w:noProof/>
              </w:rPr>
              <w:t>Self-Assessments</w:t>
            </w:r>
            <w:r w:rsidR="00123022">
              <w:rPr>
                <w:noProof/>
                <w:webHidden/>
              </w:rPr>
              <w:tab/>
            </w:r>
            <w:r w:rsidR="00123022">
              <w:rPr>
                <w:noProof/>
                <w:webHidden/>
              </w:rPr>
              <w:fldChar w:fldCharType="begin"/>
            </w:r>
            <w:r w:rsidR="00123022">
              <w:rPr>
                <w:noProof/>
                <w:webHidden/>
              </w:rPr>
              <w:instrText xml:space="preserve"> PAGEREF _Toc78191781 \h </w:instrText>
            </w:r>
            <w:r w:rsidR="00123022">
              <w:rPr>
                <w:noProof/>
                <w:webHidden/>
              </w:rPr>
            </w:r>
            <w:r w:rsidR="00123022">
              <w:rPr>
                <w:noProof/>
                <w:webHidden/>
              </w:rPr>
              <w:fldChar w:fldCharType="separate"/>
            </w:r>
            <w:r w:rsidR="00444B08">
              <w:rPr>
                <w:noProof/>
                <w:webHidden/>
              </w:rPr>
              <w:t>16</w:t>
            </w:r>
            <w:r w:rsidR="00123022">
              <w:rPr>
                <w:noProof/>
                <w:webHidden/>
              </w:rPr>
              <w:fldChar w:fldCharType="end"/>
            </w:r>
          </w:hyperlink>
        </w:p>
        <w:p w14:paraId="65948B05" w14:textId="51537315" w:rsidR="00123022" w:rsidRDefault="00000000">
          <w:pPr>
            <w:pStyle w:val="TOC2"/>
            <w:tabs>
              <w:tab w:val="right" w:leader="dot" w:pos="9346"/>
            </w:tabs>
            <w:rPr>
              <w:noProof/>
              <w:sz w:val="22"/>
              <w:szCs w:val="22"/>
              <w:lang w:eastAsia="zh-CN"/>
            </w:rPr>
          </w:pPr>
          <w:hyperlink w:anchor="_Toc78191782" w:history="1">
            <w:r w:rsidR="00123022" w:rsidRPr="00947E58">
              <w:rPr>
                <w:rStyle w:val="Hyperlink"/>
                <w:noProof/>
              </w:rPr>
              <w:t>Halfway Self-Assessment</w:t>
            </w:r>
            <w:r w:rsidR="00123022">
              <w:rPr>
                <w:noProof/>
                <w:webHidden/>
              </w:rPr>
              <w:tab/>
            </w:r>
            <w:r w:rsidR="00123022">
              <w:rPr>
                <w:noProof/>
                <w:webHidden/>
              </w:rPr>
              <w:fldChar w:fldCharType="begin"/>
            </w:r>
            <w:r w:rsidR="00123022">
              <w:rPr>
                <w:noProof/>
                <w:webHidden/>
              </w:rPr>
              <w:instrText xml:space="preserve"> PAGEREF _Toc78191782 \h </w:instrText>
            </w:r>
            <w:r w:rsidR="00123022">
              <w:rPr>
                <w:noProof/>
                <w:webHidden/>
              </w:rPr>
            </w:r>
            <w:r w:rsidR="00123022">
              <w:rPr>
                <w:noProof/>
                <w:webHidden/>
              </w:rPr>
              <w:fldChar w:fldCharType="separate"/>
            </w:r>
            <w:r w:rsidR="00444B08">
              <w:rPr>
                <w:noProof/>
                <w:webHidden/>
              </w:rPr>
              <w:t>16</w:t>
            </w:r>
            <w:r w:rsidR="00123022">
              <w:rPr>
                <w:noProof/>
                <w:webHidden/>
              </w:rPr>
              <w:fldChar w:fldCharType="end"/>
            </w:r>
          </w:hyperlink>
        </w:p>
        <w:p w14:paraId="0EA6301C" w14:textId="11BF0C15" w:rsidR="00123022" w:rsidRDefault="00000000">
          <w:pPr>
            <w:pStyle w:val="TOC2"/>
            <w:tabs>
              <w:tab w:val="right" w:leader="dot" w:pos="9346"/>
            </w:tabs>
            <w:rPr>
              <w:noProof/>
              <w:sz w:val="22"/>
              <w:szCs w:val="22"/>
              <w:lang w:eastAsia="zh-CN"/>
            </w:rPr>
          </w:pPr>
          <w:hyperlink w:anchor="_Toc78191783" w:history="1">
            <w:r w:rsidR="00123022" w:rsidRPr="00947E58">
              <w:rPr>
                <w:rStyle w:val="Hyperlink"/>
                <w:noProof/>
              </w:rPr>
              <w:t>Final Self-Assessment</w:t>
            </w:r>
            <w:r w:rsidR="00123022">
              <w:rPr>
                <w:noProof/>
                <w:webHidden/>
              </w:rPr>
              <w:tab/>
            </w:r>
            <w:r w:rsidR="00123022">
              <w:rPr>
                <w:noProof/>
                <w:webHidden/>
              </w:rPr>
              <w:fldChar w:fldCharType="begin"/>
            </w:r>
            <w:r w:rsidR="00123022">
              <w:rPr>
                <w:noProof/>
                <w:webHidden/>
              </w:rPr>
              <w:instrText xml:space="preserve"> PAGEREF _Toc78191783 \h </w:instrText>
            </w:r>
            <w:r w:rsidR="00123022">
              <w:rPr>
                <w:noProof/>
                <w:webHidden/>
              </w:rPr>
            </w:r>
            <w:r w:rsidR="00123022">
              <w:rPr>
                <w:noProof/>
                <w:webHidden/>
              </w:rPr>
              <w:fldChar w:fldCharType="separate"/>
            </w:r>
            <w:r w:rsidR="00444B08">
              <w:rPr>
                <w:noProof/>
                <w:webHidden/>
              </w:rPr>
              <w:t>16</w:t>
            </w:r>
            <w:r w:rsidR="00123022">
              <w:rPr>
                <w:noProof/>
                <w:webHidden/>
              </w:rPr>
              <w:fldChar w:fldCharType="end"/>
            </w:r>
          </w:hyperlink>
        </w:p>
        <w:p w14:paraId="18906E3A" w14:textId="38A02196" w:rsidR="00123022" w:rsidRDefault="00000000">
          <w:pPr>
            <w:pStyle w:val="TOC1"/>
            <w:tabs>
              <w:tab w:val="right" w:leader="dot" w:pos="9346"/>
            </w:tabs>
            <w:rPr>
              <w:noProof/>
              <w:sz w:val="22"/>
              <w:szCs w:val="22"/>
              <w:lang w:eastAsia="zh-CN"/>
            </w:rPr>
          </w:pPr>
          <w:hyperlink w:anchor="_Toc78191784" w:history="1">
            <w:r w:rsidR="00123022" w:rsidRPr="00947E58">
              <w:rPr>
                <w:rStyle w:val="Hyperlink"/>
                <w:noProof/>
              </w:rPr>
              <w:t>Reflections</w:t>
            </w:r>
            <w:r w:rsidR="00123022">
              <w:rPr>
                <w:noProof/>
                <w:webHidden/>
              </w:rPr>
              <w:tab/>
            </w:r>
            <w:r w:rsidR="00123022">
              <w:rPr>
                <w:noProof/>
                <w:webHidden/>
              </w:rPr>
              <w:fldChar w:fldCharType="begin"/>
            </w:r>
            <w:r w:rsidR="00123022">
              <w:rPr>
                <w:noProof/>
                <w:webHidden/>
              </w:rPr>
              <w:instrText xml:space="preserve"> PAGEREF _Toc78191784 \h </w:instrText>
            </w:r>
            <w:r w:rsidR="00123022">
              <w:rPr>
                <w:noProof/>
                <w:webHidden/>
              </w:rPr>
            </w:r>
            <w:r w:rsidR="00123022">
              <w:rPr>
                <w:noProof/>
                <w:webHidden/>
              </w:rPr>
              <w:fldChar w:fldCharType="separate"/>
            </w:r>
            <w:r w:rsidR="00444B08">
              <w:rPr>
                <w:noProof/>
                <w:webHidden/>
              </w:rPr>
              <w:t>17</w:t>
            </w:r>
            <w:r w:rsidR="00123022">
              <w:rPr>
                <w:noProof/>
                <w:webHidden/>
              </w:rPr>
              <w:fldChar w:fldCharType="end"/>
            </w:r>
          </w:hyperlink>
        </w:p>
        <w:p w14:paraId="77E1688E" w14:textId="7FFFD842" w:rsidR="00123022" w:rsidRDefault="00000000">
          <w:pPr>
            <w:pStyle w:val="TOC2"/>
            <w:tabs>
              <w:tab w:val="right" w:leader="dot" w:pos="9346"/>
            </w:tabs>
            <w:rPr>
              <w:noProof/>
              <w:sz w:val="22"/>
              <w:szCs w:val="22"/>
              <w:lang w:eastAsia="zh-CN"/>
            </w:rPr>
          </w:pPr>
          <w:hyperlink w:anchor="_Toc78191785" w:history="1">
            <w:r w:rsidR="00123022" w:rsidRPr="00947E58">
              <w:rPr>
                <w:rStyle w:val="Hyperlink"/>
                <w:noProof/>
              </w:rPr>
              <w:t>Approach</w:t>
            </w:r>
            <w:r w:rsidR="00123022">
              <w:rPr>
                <w:noProof/>
                <w:webHidden/>
              </w:rPr>
              <w:tab/>
            </w:r>
            <w:r w:rsidR="00123022">
              <w:rPr>
                <w:noProof/>
                <w:webHidden/>
              </w:rPr>
              <w:fldChar w:fldCharType="begin"/>
            </w:r>
            <w:r w:rsidR="00123022">
              <w:rPr>
                <w:noProof/>
                <w:webHidden/>
              </w:rPr>
              <w:instrText xml:space="preserve"> PAGEREF _Toc78191785 \h </w:instrText>
            </w:r>
            <w:r w:rsidR="00123022">
              <w:rPr>
                <w:noProof/>
                <w:webHidden/>
              </w:rPr>
            </w:r>
            <w:r w:rsidR="00123022">
              <w:rPr>
                <w:noProof/>
                <w:webHidden/>
              </w:rPr>
              <w:fldChar w:fldCharType="separate"/>
            </w:r>
            <w:r w:rsidR="00444B08">
              <w:rPr>
                <w:noProof/>
                <w:webHidden/>
              </w:rPr>
              <w:t>17</w:t>
            </w:r>
            <w:r w:rsidR="00123022">
              <w:rPr>
                <w:noProof/>
                <w:webHidden/>
              </w:rPr>
              <w:fldChar w:fldCharType="end"/>
            </w:r>
          </w:hyperlink>
        </w:p>
        <w:p w14:paraId="1D75065A" w14:textId="61A3AD52" w:rsidR="00123022" w:rsidRDefault="00000000">
          <w:pPr>
            <w:pStyle w:val="TOC2"/>
            <w:tabs>
              <w:tab w:val="right" w:leader="dot" w:pos="9346"/>
            </w:tabs>
            <w:rPr>
              <w:noProof/>
              <w:sz w:val="22"/>
              <w:szCs w:val="22"/>
              <w:lang w:eastAsia="zh-CN"/>
            </w:rPr>
          </w:pPr>
          <w:hyperlink w:anchor="_Toc78191786" w:history="1">
            <w:r w:rsidR="00123022" w:rsidRPr="00947E58">
              <w:rPr>
                <w:rStyle w:val="Hyperlink"/>
                <w:noProof/>
              </w:rPr>
              <w:t>Halfway Report</w:t>
            </w:r>
            <w:r w:rsidR="00123022">
              <w:rPr>
                <w:noProof/>
                <w:webHidden/>
              </w:rPr>
              <w:tab/>
            </w:r>
            <w:r w:rsidR="00123022">
              <w:rPr>
                <w:noProof/>
                <w:webHidden/>
              </w:rPr>
              <w:fldChar w:fldCharType="begin"/>
            </w:r>
            <w:r w:rsidR="00123022">
              <w:rPr>
                <w:noProof/>
                <w:webHidden/>
              </w:rPr>
              <w:instrText xml:space="preserve"> PAGEREF _Toc78191786 \h </w:instrText>
            </w:r>
            <w:r w:rsidR="00123022">
              <w:rPr>
                <w:noProof/>
                <w:webHidden/>
              </w:rPr>
            </w:r>
            <w:r w:rsidR="00123022">
              <w:rPr>
                <w:noProof/>
                <w:webHidden/>
              </w:rPr>
              <w:fldChar w:fldCharType="separate"/>
            </w:r>
            <w:r w:rsidR="00444B08">
              <w:rPr>
                <w:noProof/>
                <w:webHidden/>
              </w:rPr>
              <w:t>17</w:t>
            </w:r>
            <w:r w:rsidR="00123022">
              <w:rPr>
                <w:noProof/>
                <w:webHidden/>
              </w:rPr>
              <w:fldChar w:fldCharType="end"/>
            </w:r>
          </w:hyperlink>
        </w:p>
        <w:p w14:paraId="2D815A6D" w14:textId="42D1115B" w:rsidR="00123022" w:rsidRDefault="00000000">
          <w:pPr>
            <w:pStyle w:val="TOC2"/>
            <w:tabs>
              <w:tab w:val="right" w:leader="dot" w:pos="9346"/>
            </w:tabs>
            <w:rPr>
              <w:noProof/>
              <w:sz w:val="22"/>
              <w:szCs w:val="22"/>
              <w:lang w:eastAsia="zh-CN"/>
            </w:rPr>
          </w:pPr>
          <w:hyperlink w:anchor="_Toc78191787" w:history="1">
            <w:r w:rsidR="00123022" w:rsidRPr="00947E58">
              <w:rPr>
                <w:rStyle w:val="Hyperlink"/>
                <w:noProof/>
              </w:rPr>
              <w:t>Final Report</w:t>
            </w:r>
            <w:r w:rsidR="00123022">
              <w:rPr>
                <w:noProof/>
                <w:webHidden/>
              </w:rPr>
              <w:tab/>
            </w:r>
            <w:r w:rsidR="00123022">
              <w:rPr>
                <w:noProof/>
                <w:webHidden/>
              </w:rPr>
              <w:fldChar w:fldCharType="begin"/>
            </w:r>
            <w:r w:rsidR="00123022">
              <w:rPr>
                <w:noProof/>
                <w:webHidden/>
              </w:rPr>
              <w:instrText xml:space="preserve"> PAGEREF _Toc78191787 \h </w:instrText>
            </w:r>
            <w:r w:rsidR="00123022">
              <w:rPr>
                <w:noProof/>
                <w:webHidden/>
              </w:rPr>
            </w:r>
            <w:r w:rsidR="00123022">
              <w:rPr>
                <w:noProof/>
                <w:webHidden/>
              </w:rPr>
              <w:fldChar w:fldCharType="separate"/>
            </w:r>
            <w:r w:rsidR="00444B08">
              <w:rPr>
                <w:noProof/>
                <w:webHidden/>
              </w:rPr>
              <w:t>17</w:t>
            </w:r>
            <w:r w:rsidR="00123022">
              <w:rPr>
                <w:noProof/>
                <w:webHidden/>
              </w:rPr>
              <w:fldChar w:fldCharType="end"/>
            </w:r>
          </w:hyperlink>
        </w:p>
        <w:p w14:paraId="5676D61F" w14:textId="62F1F6D1" w:rsidR="00123022" w:rsidRDefault="00000000">
          <w:pPr>
            <w:pStyle w:val="TOC1"/>
            <w:tabs>
              <w:tab w:val="right" w:leader="dot" w:pos="9346"/>
            </w:tabs>
            <w:rPr>
              <w:noProof/>
              <w:sz w:val="22"/>
              <w:szCs w:val="22"/>
              <w:lang w:eastAsia="zh-CN"/>
            </w:rPr>
          </w:pPr>
          <w:hyperlink w:anchor="_Toc78191788" w:history="1">
            <w:r w:rsidR="00123022" w:rsidRPr="00947E58">
              <w:rPr>
                <w:rStyle w:val="Hyperlink"/>
                <w:noProof/>
              </w:rPr>
              <w:t>Reference List</w:t>
            </w:r>
            <w:r w:rsidR="00123022">
              <w:rPr>
                <w:noProof/>
                <w:webHidden/>
              </w:rPr>
              <w:tab/>
            </w:r>
            <w:r w:rsidR="00123022">
              <w:rPr>
                <w:noProof/>
                <w:webHidden/>
              </w:rPr>
              <w:fldChar w:fldCharType="begin"/>
            </w:r>
            <w:r w:rsidR="00123022">
              <w:rPr>
                <w:noProof/>
                <w:webHidden/>
              </w:rPr>
              <w:instrText xml:space="preserve"> PAGEREF _Toc78191788 \h </w:instrText>
            </w:r>
            <w:r w:rsidR="00123022">
              <w:rPr>
                <w:noProof/>
                <w:webHidden/>
              </w:rPr>
            </w:r>
            <w:r w:rsidR="00123022">
              <w:rPr>
                <w:noProof/>
                <w:webHidden/>
              </w:rPr>
              <w:fldChar w:fldCharType="separate"/>
            </w:r>
            <w:r w:rsidR="00444B08">
              <w:rPr>
                <w:noProof/>
                <w:webHidden/>
              </w:rPr>
              <w:t>18</w:t>
            </w:r>
            <w:r w:rsidR="00123022">
              <w:rPr>
                <w:noProof/>
                <w:webHidden/>
              </w:rPr>
              <w:fldChar w:fldCharType="end"/>
            </w:r>
          </w:hyperlink>
        </w:p>
        <w:p w14:paraId="28014AE4" w14:textId="6851F1CA" w:rsidR="00123022" w:rsidRDefault="00000000">
          <w:pPr>
            <w:pStyle w:val="TOC1"/>
            <w:tabs>
              <w:tab w:val="right" w:leader="dot" w:pos="9346"/>
            </w:tabs>
            <w:rPr>
              <w:noProof/>
              <w:sz w:val="22"/>
              <w:szCs w:val="22"/>
              <w:lang w:eastAsia="zh-CN"/>
            </w:rPr>
          </w:pPr>
          <w:hyperlink w:anchor="_Toc78191789" w:history="1">
            <w:r w:rsidR="00123022" w:rsidRPr="00947E58">
              <w:rPr>
                <w:rStyle w:val="Hyperlink"/>
                <w:noProof/>
              </w:rPr>
              <w:t>Appendices</w:t>
            </w:r>
            <w:r w:rsidR="00123022">
              <w:rPr>
                <w:noProof/>
                <w:webHidden/>
              </w:rPr>
              <w:tab/>
            </w:r>
            <w:r w:rsidR="00123022">
              <w:rPr>
                <w:noProof/>
                <w:webHidden/>
              </w:rPr>
              <w:fldChar w:fldCharType="begin"/>
            </w:r>
            <w:r w:rsidR="00123022">
              <w:rPr>
                <w:noProof/>
                <w:webHidden/>
              </w:rPr>
              <w:instrText xml:space="preserve"> PAGEREF _Toc78191789 \h </w:instrText>
            </w:r>
            <w:r w:rsidR="00123022">
              <w:rPr>
                <w:noProof/>
                <w:webHidden/>
              </w:rPr>
            </w:r>
            <w:r w:rsidR="00123022">
              <w:rPr>
                <w:noProof/>
                <w:webHidden/>
              </w:rPr>
              <w:fldChar w:fldCharType="separate"/>
            </w:r>
            <w:r w:rsidR="00444B08">
              <w:rPr>
                <w:noProof/>
                <w:webHidden/>
              </w:rPr>
              <w:t>19</w:t>
            </w:r>
            <w:r w:rsidR="00123022">
              <w:rPr>
                <w:noProof/>
                <w:webHidden/>
              </w:rPr>
              <w:fldChar w:fldCharType="end"/>
            </w:r>
          </w:hyperlink>
        </w:p>
        <w:p w14:paraId="54A2C852" w14:textId="1C7954E0" w:rsidR="00123022" w:rsidRDefault="00000000">
          <w:pPr>
            <w:pStyle w:val="TOC2"/>
            <w:tabs>
              <w:tab w:val="right" w:leader="dot" w:pos="9346"/>
            </w:tabs>
            <w:rPr>
              <w:noProof/>
              <w:sz w:val="22"/>
              <w:szCs w:val="22"/>
              <w:lang w:eastAsia="zh-CN"/>
            </w:rPr>
          </w:pPr>
          <w:hyperlink w:anchor="_Toc78191790" w:history="1">
            <w:r w:rsidR="00123022" w:rsidRPr="00947E58">
              <w:rPr>
                <w:rStyle w:val="Hyperlink"/>
                <w:noProof/>
              </w:rPr>
              <w:t>Appendix A – Evidence of Industry Work Completed</w:t>
            </w:r>
            <w:r w:rsidR="00123022">
              <w:rPr>
                <w:noProof/>
                <w:webHidden/>
              </w:rPr>
              <w:tab/>
            </w:r>
            <w:r w:rsidR="00123022">
              <w:rPr>
                <w:noProof/>
                <w:webHidden/>
              </w:rPr>
              <w:fldChar w:fldCharType="begin"/>
            </w:r>
            <w:r w:rsidR="00123022">
              <w:rPr>
                <w:noProof/>
                <w:webHidden/>
              </w:rPr>
              <w:instrText xml:space="preserve"> PAGEREF _Toc78191790 \h </w:instrText>
            </w:r>
            <w:r w:rsidR="00123022">
              <w:rPr>
                <w:noProof/>
                <w:webHidden/>
              </w:rPr>
            </w:r>
            <w:r w:rsidR="00123022">
              <w:rPr>
                <w:noProof/>
                <w:webHidden/>
              </w:rPr>
              <w:fldChar w:fldCharType="separate"/>
            </w:r>
            <w:r w:rsidR="00444B08">
              <w:rPr>
                <w:noProof/>
                <w:webHidden/>
              </w:rPr>
              <w:t>19</w:t>
            </w:r>
            <w:r w:rsidR="00123022">
              <w:rPr>
                <w:noProof/>
                <w:webHidden/>
              </w:rPr>
              <w:fldChar w:fldCharType="end"/>
            </w:r>
          </w:hyperlink>
        </w:p>
        <w:p w14:paraId="11AD711A" w14:textId="03EBD42D" w:rsidR="00A9399F" w:rsidRDefault="00FF22B1">
          <w:r>
            <w:fldChar w:fldCharType="end"/>
          </w:r>
        </w:p>
      </w:sdtContent>
    </w:sdt>
    <w:p w14:paraId="588D5ACB" w14:textId="77777777" w:rsidR="00AF5C1A" w:rsidRDefault="00AF5C1A">
      <w:pPr>
        <w:spacing w:after="200" w:line="288" w:lineRule="auto"/>
        <w:rPr>
          <w:rFonts w:asciiTheme="majorHAnsi" w:eastAsiaTheme="majorEastAsia" w:hAnsiTheme="majorHAnsi" w:cstheme="majorBidi"/>
          <w:sz w:val="40"/>
          <w:szCs w:val="40"/>
        </w:rPr>
      </w:pPr>
      <w:r>
        <w:br w:type="page"/>
      </w:r>
    </w:p>
    <w:p w14:paraId="70CF0CA2" w14:textId="112C01B2" w:rsidR="00085244" w:rsidRDefault="00085244" w:rsidP="00C6271B">
      <w:pPr>
        <w:pStyle w:val="TOCHeading"/>
      </w:pPr>
      <w:r w:rsidRPr="00C6271B">
        <w:lastRenderedPageBreak/>
        <w:t>Document Control</w:t>
      </w:r>
    </w:p>
    <w:p w14:paraId="70EE2B7C" w14:textId="6BE3F8A7" w:rsidR="00AF5C1A" w:rsidRPr="00AF5C1A" w:rsidRDefault="00AF5C1A" w:rsidP="00AF5C1A">
      <w:r>
        <w:t>This section is to outline the dates of when editing has happened to this document as this is a living document.</w:t>
      </w:r>
      <w:r w:rsidR="005E6ECA">
        <w:t xml:space="preserve"> Every date seen is of the start of the week.</w:t>
      </w:r>
    </w:p>
    <w:tbl>
      <w:tblPr>
        <w:tblStyle w:val="GridTable4-Accent5"/>
        <w:tblW w:w="0" w:type="auto"/>
        <w:tblLook w:val="04A0" w:firstRow="1" w:lastRow="0" w:firstColumn="1" w:lastColumn="0" w:noHBand="0" w:noVBand="1"/>
      </w:tblPr>
      <w:tblGrid>
        <w:gridCol w:w="1375"/>
        <w:gridCol w:w="2480"/>
        <w:gridCol w:w="977"/>
        <w:gridCol w:w="4339"/>
      </w:tblGrid>
      <w:tr w:rsidR="00085244" w14:paraId="3C3EEC77" w14:textId="77777777" w:rsidTr="002F7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0799A446" w14:textId="10F4C4FA" w:rsidR="00085244" w:rsidRDefault="00085244" w:rsidP="00085244">
            <w:r>
              <w:t>Date</w:t>
            </w:r>
          </w:p>
        </w:tc>
        <w:tc>
          <w:tcPr>
            <w:tcW w:w="2480" w:type="dxa"/>
          </w:tcPr>
          <w:p w14:paraId="2C3FCDE6" w14:textId="0579FA1E" w:rsidR="00085244" w:rsidRDefault="00085244" w:rsidP="00085244">
            <w:pPr>
              <w:cnfStyle w:val="100000000000" w:firstRow="1" w:lastRow="0" w:firstColumn="0" w:lastColumn="0" w:oddVBand="0" w:evenVBand="0" w:oddHBand="0" w:evenHBand="0" w:firstRowFirstColumn="0" w:firstRowLastColumn="0" w:lastRowFirstColumn="0" w:lastRowLastColumn="0"/>
            </w:pPr>
            <w:r>
              <w:t>Author</w:t>
            </w:r>
          </w:p>
        </w:tc>
        <w:tc>
          <w:tcPr>
            <w:tcW w:w="882" w:type="dxa"/>
          </w:tcPr>
          <w:p w14:paraId="26CABA70" w14:textId="15DEE540" w:rsidR="00085244" w:rsidRDefault="00085244" w:rsidP="00085244">
            <w:pPr>
              <w:cnfStyle w:val="100000000000" w:firstRow="1" w:lastRow="0" w:firstColumn="0" w:lastColumn="0" w:oddVBand="0" w:evenVBand="0" w:oddHBand="0" w:evenHBand="0" w:firstRowFirstColumn="0" w:firstRowLastColumn="0" w:lastRowFirstColumn="0" w:lastRowLastColumn="0"/>
            </w:pPr>
            <w:r>
              <w:t>Version</w:t>
            </w:r>
          </w:p>
        </w:tc>
        <w:tc>
          <w:tcPr>
            <w:tcW w:w="4339" w:type="dxa"/>
          </w:tcPr>
          <w:p w14:paraId="4A5F11E9" w14:textId="17EDF594" w:rsidR="00085244" w:rsidRDefault="00085244" w:rsidP="00085244">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085244" w:rsidRPr="00085244" w14:paraId="087D1213"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55025C62" w14:textId="1A123B46" w:rsidR="00085244" w:rsidRPr="00085244" w:rsidRDefault="0091405F" w:rsidP="00085244">
            <w:pPr>
              <w:rPr>
                <w:b w:val="0"/>
                <w:bCs w:val="0"/>
              </w:rPr>
            </w:pPr>
            <w:r>
              <w:rPr>
                <w:b w:val="0"/>
                <w:bCs w:val="0"/>
              </w:rPr>
              <w:t>31/07/202</w:t>
            </w:r>
            <w:r w:rsidR="009A2AC3">
              <w:rPr>
                <w:b w:val="0"/>
                <w:bCs w:val="0"/>
              </w:rPr>
              <w:t>3</w:t>
            </w:r>
          </w:p>
        </w:tc>
        <w:tc>
          <w:tcPr>
            <w:tcW w:w="2480" w:type="dxa"/>
          </w:tcPr>
          <w:p w14:paraId="569EFC8F" w14:textId="5FB2529D" w:rsidR="00085244" w:rsidRPr="00085244" w:rsidRDefault="0091405F" w:rsidP="00085244">
            <w:pPr>
              <w:cnfStyle w:val="000000100000" w:firstRow="0" w:lastRow="0" w:firstColumn="0" w:lastColumn="0" w:oddVBand="0" w:evenVBand="0" w:oddHBand="1" w:evenHBand="0" w:firstRowFirstColumn="0" w:firstRowLastColumn="0" w:lastRowFirstColumn="0" w:lastRowLastColumn="0"/>
            </w:pPr>
            <w:r>
              <w:t>Jared Ireland</w:t>
            </w:r>
          </w:p>
        </w:tc>
        <w:tc>
          <w:tcPr>
            <w:tcW w:w="882" w:type="dxa"/>
          </w:tcPr>
          <w:p w14:paraId="2C4BD570" w14:textId="4BE08E07"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v0.1</w:t>
            </w:r>
          </w:p>
        </w:tc>
        <w:tc>
          <w:tcPr>
            <w:tcW w:w="4339" w:type="dxa"/>
          </w:tcPr>
          <w:p w14:paraId="7447FB35" w14:textId="18A56DCB"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Document Creation</w:t>
            </w:r>
          </w:p>
        </w:tc>
      </w:tr>
      <w:tr w:rsidR="002F7563" w:rsidRPr="00085244" w14:paraId="1B7D96A8" w14:textId="77777777" w:rsidTr="002F7563">
        <w:tc>
          <w:tcPr>
            <w:cnfStyle w:val="001000000000" w:firstRow="0" w:lastRow="0" w:firstColumn="1" w:lastColumn="0" w:oddVBand="0" w:evenVBand="0" w:oddHBand="0" w:evenHBand="0" w:firstRowFirstColumn="0" w:firstRowLastColumn="0" w:lastRowFirstColumn="0" w:lastRowLastColumn="0"/>
            <w:tcW w:w="1315" w:type="dxa"/>
          </w:tcPr>
          <w:p w14:paraId="412B1315" w14:textId="3BE63ADE" w:rsidR="002F7563" w:rsidRPr="00085244" w:rsidRDefault="009A2AC3" w:rsidP="002F7563">
            <w:pPr>
              <w:rPr>
                <w:b w:val="0"/>
                <w:bCs w:val="0"/>
              </w:rPr>
            </w:pPr>
            <w:r>
              <w:rPr>
                <w:b w:val="0"/>
                <w:bCs w:val="0"/>
              </w:rPr>
              <w:t>07/08/2023</w:t>
            </w:r>
          </w:p>
        </w:tc>
        <w:tc>
          <w:tcPr>
            <w:tcW w:w="2480" w:type="dxa"/>
          </w:tcPr>
          <w:p w14:paraId="2C87DE9A" w14:textId="009980B7" w:rsidR="002F7563" w:rsidRPr="00085244" w:rsidRDefault="009A2AC3" w:rsidP="002F7563">
            <w:pPr>
              <w:cnfStyle w:val="000000000000" w:firstRow="0" w:lastRow="0" w:firstColumn="0" w:lastColumn="0" w:oddVBand="0" w:evenVBand="0" w:oddHBand="0" w:evenHBand="0" w:firstRowFirstColumn="0" w:firstRowLastColumn="0" w:lastRowFirstColumn="0" w:lastRowLastColumn="0"/>
            </w:pPr>
            <w:r>
              <w:t>Jared Ireland</w:t>
            </w:r>
          </w:p>
        </w:tc>
        <w:tc>
          <w:tcPr>
            <w:tcW w:w="882" w:type="dxa"/>
          </w:tcPr>
          <w:p w14:paraId="737388D8" w14:textId="74D9196D" w:rsidR="002F7563" w:rsidRPr="00085244" w:rsidRDefault="002F7563" w:rsidP="002F7563">
            <w:pPr>
              <w:cnfStyle w:val="000000000000" w:firstRow="0" w:lastRow="0" w:firstColumn="0" w:lastColumn="0" w:oddVBand="0" w:evenVBand="0" w:oddHBand="0" w:evenHBand="0" w:firstRowFirstColumn="0" w:firstRowLastColumn="0" w:lastRowFirstColumn="0" w:lastRowLastColumn="0"/>
            </w:pPr>
            <w:r>
              <w:t>v0.2</w:t>
            </w:r>
          </w:p>
        </w:tc>
        <w:tc>
          <w:tcPr>
            <w:tcW w:w="4339" w:type="dxa"/>
          </w:tcPr>
          <w:p w14:paraId="3255AA93" w14:textId="21B30C45" w:rsidR="002F7563" w:rsidRPr="00085244" w:rsidRDefault="00A447DF" w:rsidP="002F7563">
            <w:pPr>
              <w:cnfStyle w:val="000000000000" w:firstRow="0" w:lastRow="0" w:firstColumn="0" w:lastColumn="0" w:oddVBand="0" w:evenVBand="0" w:oddHBand="0" w:evenHBand="0" w:firstRowFirstColumn="0" w:firstRowLastColumn="0" w:lastRowFirstColumn="0" w:lastRowLastColumn="0"/>
            </w:pPr>
            <w:r>
              <w:t>Created initial burndown charts</w:t>
            </w:r>
          </w:p>
        </w:tc>
      </w:tr>
      <w:tr w:rsidR="002F7563" w:rsidRPr="00085244" w14:paraId="550A7BEC"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1B5E8A65" w14:textId="69E5B40D" w:rsidR="002F7563" w:rsidRPr="00085244" w:rsidRDefault="00A447DF" w:rsidP="002F7563">
            <w:pPr>
              <w:rPr>
                <w:b w:val="0"/>
                <w:bCs w:val="0"/>
              </w:rPr>
            </w:pPr>
            <w:r>
              <w:rPr>
                <w:b w:val="0"/>
                <w:bCs w:val="0"/>
              </w:rPr>
              <w:t>14/08/2023</w:t>
            </w:r>
          </w:p>
        </w:tc>
        <w:tc>
          <w:tcPr>
            <w:tcW w:w="2480" w:type="dxa"/>
          </w:tcPr>
          <w:p w14:paraId="14F0158B" w14:textId="2F0D90AB" w:rsidR="002F7563" w:rsidRPr="00085244" w:rsidRDefault="00A447DF" w:rsidP="002F7563">
            <w:pPr>
              <w:cnfStyle w:val="000000100000" w:firstRow="0" w:lastRow="0" w:firstColumn="0" w:lastColumn="0" w:oddVBand="0" w:evenVBand="0" w:oddHBand="1" w:evenHBand="0" w:firstRowFirstColumn="0" w:firstRowLastColumn="0" w:lastRowFirstColumn="0" w:lastRowLastColumn="0"/>
            </w:pPr>
            <w:r>
              <w:t>Jared Ireland</w:t>
            </w:r>
          </w:p>
        </w:tc>
        <w:tc>
          <w:tcPr>
            <w:tcW w:w="882" w:type="dxa"/>
          </w:tcPr>
          <w:p w14:paraId="59772899" w14:textId="301CA647" w:rsidR="002F7563" w:rsidRDefault="00A447DF" w:rsidP="002F7563">
            <w:pPr>
              <w:cnfStyle w:val="000000100000" w:firstRow="0" w:lastRow="0" w:firstColumn="0" w:lastColumn="0" w:oddVBand="0" w:evenVBand="0" w:oddHBand="1" w:evenHBand="0" w:firstRowFirstColumn="0" w:firstRowLastColumn="0" w:lastRowFirstColumn="0" w:lastRowLastColumn="0"/>
            </w:pPr>
            <w:r>
              <w:t>V0.3</w:t>
            </w:r>
          </w:p>
        </w:tc>
        <w:tc>
          <w:tcPr>
            <w:tcW w:w="4339" w:type="dxa"/>
          </w:tcPr>
          <w:p w14:paraId="3B55F344" w14:textId="77777777" w:rsidR="00A447DF" w:rsidRDefault="00A447DF" w:rsidP="002F7563">
            <w:pPr>
              <w:cnfStyle w:val="000000100000" w:firstRow="0" w:lastRow="0" w:firstColumn="0" w:lastColumn="0" w:oddVBand="0" w:evenVBand="0" w:oddHBand="1" w:evenHBand="0" w:firstRowFirstColumn="0" w:firstRowLastColumn="0" w:lastRowFirstColumn="0" w:lastRowLastColumn="0"/>
            </w:pPr>
            <w:r>
              <w:t>Added general skills</w:t>
            </w:r>
            <w:r w:rsidR="00B729E0">
              <w:t>.</w:t>
            </w:r>
          </w:p>
          <w:p w14:paraId="0922F93A" w14:textId="77777777" w:rsidR="00B729E0" w:rsidRDefault="00B729E0" w:rsidP="002F7563">
            <w:pPr>
              <w:cnfStyle w:val="000000100000" w:firstRow="0" w:lastRow="0" w:firstColumn="0" w:lastColumn="0" w:oddVBand="0" w:evenVBand="0" w:oddHBand="1" w:evenHBand="0" w:firstRowFirstColumn="0" w:firstRowLastColumn="0" w:lastRowFirstColumn="0" w:lastRowLastColumn="0"/>
            </w:pPr>
            <w:r>
              <w:t>Added overviews for all headings.</w:t>
            </w:r>
          </w:p>
          <w:p w14:paraId="2A08767E" w14:textId="77777777" w:rsidR="00B729E0" w:rsidRDefault="00B729E0" w:rsidP="002F7563">
            <w:pPr>
              <w:cnfStyle w:val="000000100000" w:firstRow="0" w:lastRow="0" w:firstColumn="0" w:lastColumn="0" w:oddVBand="0" w:evenVBand="0" w:oddHBand="1" w:evenHBand="0" w:firstRowFirstColumn="0" w:firstRowLastColumn="0" w:lastRowFirstColumn="0" w:lastRowLastColumn="0"/>
            </w:pPr>
            <w:r>
              <w:t>Preparing the final parts of the project proposal pre-information gathering.</w:t>
            </w:r>
          </w:p>
          <w:p w14:paraId="2BB89042" w14:textId="77777777" w:rsidR="00B729E0" w:rsidRDefault="00B729E0" w:rsidP="002F7563">
            <w:pPr>
              <w:cnfStyle w:val="000000100000" w:firstRow="0" w:lastRow="0" w:firstColumn="0" w:lastColumn="0" w:oddVBand="0" w:evenVBand="0" w:oddHBand="1" w:evenHBand="0" w:firstRowFirstColumn="0" w:firstRowLastColumn="0" w:lastRowFirstColumn="0" w:lastRowLastColumn="0"/>
            </w:pPr>
            <w:r>
              <w:t>Created initial quality assurance table.</w:t>
            </w:r>
          </w:p>
          <w:p w14:paraId="4B5D4AC6" w14:textId="2E73A3F5" w:rsidR="00B729E0" w:rsidRPr="00085244" w:rsidRDefault="00B729E0" w:rsidP="002F7563">
            <w:pPr>
              <w:cnfStyle w:val="000000100000" w:firstRow="0" w:lastRow="0" w:firstColumn="0" w:lastColumn="0" w:oddVBand="0" w:evenVBand="0" w:oddHBand="1" w:evenHBand="0" w:firstRowFirstColumn="0" w:firstRowLastColumn="0" w:lastRowFirstColumn="0" w:lastRowLastColumn="0"/>
            </w:pPr>
            <w:r>
              <w:t>Created initial risk assessment table.</w:t>
            </w:r>
          </w:p>
        </w:tc>
      </w:tr>
      <w:tr w:rsidR="00AF5C1A" w:rsidRPr="00085244" w14:paraId="7BCB25C5" w14:textId="77777777" w:rsidTr="002F7563">
        <w:tc>
          <w:tcPr>
            <w:cnfStyle w:val="001000000000" w:firstRow="0" w:lastRow="0" w:firstColumn="1" w:lastColumn="0" w:oddVBand="0" w:evenVBand="0" w:oddHBand="0" w:evenHBand="0" w:firstRowFirstColumn="0" w:firstRowLastColumn="0" w:lastRowFirstColumn="0" w:lastRowLastColumn="0"/>
            <w:tcW w:w="1315" w:type="dxa"/>
          </w:tcPr>
          <w:p w14:paraId="690F726D" w14:textId="038BAB86" w:rsidR="00AF5C1A" w:rsidRDefault="00877C3E" w:rsidP="002F7563">
            <w:pPr>
              <w:rPr>
                <w:b w:val="0"/>
                <w:bCs w:val="0"/>
              </w:rPr>
            </w:pPr>
            <w:r>
              <w:rPr>
                <w:b w:val="0"/>
                <w:bCs w:val="0"/>
              </w:rPr>
              <w:t>21/08</w:t>
            </w:r>
            <w:r w:rsidR="00841C55">
              <w:rPr>
                <w:b w:val="0"/>
                <w:bCs w:val="0"/>
              </w:rPr>
              <w:t>/2023</w:t>
            </w:r>
          </w:p>
        </w:tc>
        <w:tc>
          <w:tcPr>
            <w:tcW w:w="2480" w:type="dxa"/>
          </w:tcPr>
          <w:p w14:paraId="10A5A953" w14:textId="23C7149B" w:rsidR="00AF5C1A" w:rsidRDefault="005E6ECA" w:rsidP="002F7563">
            <w:pPr>
              <w:cnfStyle w:val="000000000000" w:firstRow="0" w:lastRow="0" w:firstColumn="0" w:lastColumn="0" w:oddVBand="0" w:evenVBand="0" w:oddHBand="0" w:evenHBand="0" w:firstRowFirstColumn="0" w:firstRowLastColumn="0" w:lastRowFirstColumn="0" w:lastRowLastColumn="0"/>
            </w:pPr>
            <w:r>
              <w:t>Jared Ireland</w:t>
            </w:r>
          </w:p>
        </w:tc>
        <w:tc>
          <w:tcPr>
            <w:tcW w:w="882" w:type="dxa"/>
          </w:tcPr>
          <w:p w14:paraId="3E5D93F1" w14:textId="1641986A" w:rsidR="00AF5C1A" w:rsidRDefault="005E6ECA" w:rsidP="002F7563">
            <w:pPr>
              <w:cnfStyle w:val="000000000000" w:firstRow="0" w:lastRow="0" w:firstColumn="0" w:lastColumn="0" w:oddVBand="0" w:evenVBand="0" w:oddHBand="0" w:evenHBand="0" w:firstRowFirstColumn="0" w:firstRowLastColumn="0" w:lastRowFirstColumn="0" w:lastRowLastColumn="0"/>
            </w:pPr>
            <w:r>
              <w:t>V0.4</w:t>
            </w:r>
          </w:p>
        </w:tc>
        <w:tc>
          <w:tcPr>
            <w:tcW w:w="4339" w:type="dxa"/>
          </w:tcPr>
          <w:p w14:paraId="4F710E5B" w14:textId="77777777" w:rsidR="00AF5C1A" w:rsidRDefault="00841C55" w:rsidP="002F7563">
            <w:pPr>
              <w:cnfStyle w:val="000000000000" w:firstRow="0" w:lastRow="0" w:firstColumn="0" w:lastColumn="0" w:oddVBand="0" w:evenVBand="0" w:oddHBand="0" w:evenHBand="0" w:firstRowFirstColumn="0" w:firstRowLastColumn="0" w:lastRowFirstColumn="0" w:lastRowLastColumn="0"/>
            </w:pPr>
            <w:r>
              <w:t>Added student skills.</w:t>
            </w:r>
          </w:p>
          <w:p w14:paraId="19DA99CC" w14:textId="77777777" w:rsidR="00841C55" w:rsidRDefault="00841C55" w:rsidP="002F7563">
            <w:pPr>
              <w:cnfStyle w:val="000000000000" w:firstRow="0" w:lastRow="0" w:firstColumn="0" w:lastColumn="0" w:oddVBand="0" w:evenVBand="0" w:oddHBand="0" w:evenHBand="0" w:firstRowFirstColumn="0" w:firstRowLastColumn="0" w:lastRowFirstColumn="0" w:lastRowLastColumn="0"/>
            </w:pPr>
            <w:r>
              <w:t>Added professionalism.</w:t>
            </w:r>
          </w:p>
          <w:p w14:paraId="2B2B624A" w14:textId="0F8C0062" w:rsidR="00841C55" w:rsidRDefault="00841C55" w:rsidP="002F7563">
            <w:pPr>
              <w:cnfStyle w:val="000000000000" w:firstRow="0" w:lastRow="0" w:firstColumn="0" w:lastColumn="0" w:oddVBand="0" w:evenVBand="0" w:oddHBand="0" w:evenHBand="0" w:firstRowFirstColumn="0" w:firstRowLastColumn="0" w:lastRowFirstColumn="0" w:lastRowLastColumn="0"/>
            </w:pPr>
            <w:r>
              <w:t>Added methodology.</w:t>
            </w:r>
          </w:p>
          <w:p w14:paraId="07F0D0A5" w14:textId="77777777" w:rsidR="00841C55" w:rsidRDefault="00841C55" w:rsidP="002F7563">
            <w:pPr>
              <w:cnfStyle w:val="000000000000" w:firstRow="0" w:lastRow="0" w:firstColumn="0" w:lastColumn="0" w:oddVBand="0" w:evenVBand="0" w:oddHBand="0" w:evenHBand="0" w:firstRowFirstColumn="0" w:firstRowLastColumn="0" w:lastRowFirstColumn="0" w:lastRowLastColumn="0"/>
            </w:pPr>
            <w:r>
              <w:t>Added relevance to ITP Code of Ethics.</w:t>
            </w:r>
          </w:p>
          <w:p w14:paraId="270166A2" w14:textId="4AD7132A" w:rsidR="00841C55" w:rsidRDefault="00841C55" w:rsidP="002F7563">
            <w:pPr>
              <w:cnfStyle w:val="000000000000" w:firstRow="0" w:lastRow="0" w:firstColumn="0" w:lastColumn="0" w:oddVBand="0" w:evenVBand="0" w:oddHBand="0" w:evenHBand="0" w:firstRowFirstColumn="0" w:firstRowLastColumn="0" w:lastRowFirstColumn="0" w:lastRowLastColumn="0"/>
            </w:pPr>
            <w:r>
              <w:t>Added sustainability, inclusive practices and Te Tiriti o Waitangi.</w:t>
            </w:r>
          </w:p>
        </w:tc>
      </w:tr>
      <w:tr w:rsidR="00AF5C1A" w:rsidRPr="00085244" w14:paraId="53519931"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37D16134" w14:textId="6EE948C8" w:rsidR="00AF5C1A" w:rsidRDefault="00877C3E" w:rsidP="002F7563">
            <w:pPr>
              <w:rPr>
                <w:b w:val="0"/>
                <w:bCs w:val="0"/>
              </w:rPr>
            </w:pPr>
            <w:r>
              <w:rPr>
                <w:b w:val="0"/>
                <w:bCs w:val="0"/>
              </w:rPr>
              <w:t>25/08</w:t>
            </w:r>
            <w:r w:rsidR="00841C55">
              <w:rPr>
                <w:b w:val="0"/>
                <w:bCs w:val="0"/>
              </w:rPr>
              <w:t>/2023</w:t>
            </w:r>
          </w:p>
        </w:tc>
        <w:tc>
          <w:tcPr>
            <w:tcW w:w="2480" w:type="dxa"/>
          </w:tcPr>
          <w:p w14:paraId="768AEC84" w14:textId="276E548E" w:rsidR="00AF5C1A" w:rsidRDefault="005E6ECA" w:rsidP="002F7563">
            <w:pPr>
              <w:cnfStyle w:val="000000100000" w:firstRow="0" w:lastRow="0" w:firstColumn="0" w:lastColumn="0" w:oddVBand="0" w:evenVBand="0" w:oddHBand="1" w:evenHBand="0" w:firstRowFirstColumn="0" w:firstRowLastColumn="0" w:lastRowFirstColumn="0" w:lastRowLastColumn="0"/>
            </w:pPr>
            <w:r>
              <w:t>Jared Ireland</w:t>
            </w:r>
          </w:p>
        </w:tc>
        <w:tc>
          <w:tcPr>
            <w:tcW w:w="882" w:type="dxa"/>
          </w:tcPr>
          <w:p w14:paraId="4AA081FB" w14:textId="7C8A3468" w:rsidR="00AF5C1A" w:rsidRDefault="005E6ECA" w:rsidP="002F7563">
            <w:pPr>
              <w:cnfStyle w:val="000000100000" w:firstRow="0" w:lastRow="0" w:firstColumn="0" w:lastColumn="0" w:oddVBand="0" w:evenVBand="0" w:oddHBand="1" w:evenHBand="0" w:firstRowFirstColumn="0" w:firstRowLastColumn="0" w:lastRowFirstColumn="0" w:lastRowLastColumn="0"/>
            </w:pPr>
            <w:r>
              <w:t>V0.5</w:t>
            </w:r>
          </w:p>
        </w:tc>
        <w:tc>
          <w:tcPr>
            <w:tcW w:w="4339" w:type="dxa"/>
          </w:tcPr>
          <w:p w14:paraId="751D6AA6" w14:textId="77777777" w:rsidR="00AF5C1A" w:rsidRDefault="00841C55" w:rsidP="002F7563">
            <w:pPr>
              <w:cnfStyle w:val="000000100000" w:firstRow="0" w:lastRow="0" w:firstColumn="0" w:lastColumn="0" w:oddVBand="0" w:evenVBand="0" w:oddHBand="1" w:evenHBand="0" w:firstRowFirstColumn="0" w:firstRowLastColumn="0" w:lastRowFirstColumn="0" w:lastRowLastColumn="0"/>
            </w:pPr>
            <w:r>
              <w:t>Finalising document for feedback</w:t>
            </w:r>
          </w:p>
          <w:p w14:paraId="7B02483F" w14:textId="77777777" w:rsidR="00841C55" w:rsidRDefault="00841C55" w:rsidP="002F7563">
            <w:pPr>
              <w:cnfStyle w:val="000000100000" w:firstRow="0" w:lastRow="0" w:firstColumn="0" w:lastColumn="0" w:oddVBand="0" w:evenVBand="0" w:oddHBand="1" w:evenHBand="0" w:firstRowFirstColumn="0" w:firstRowLastColumn="0" w:lastRowFirstColumn="0" w:lastRowLastColumn="0"/>
            </w:pPr>
            <w:r>
              <w:t>Sent for feedback to Industry Supervisor</w:t>
            </w:r>
          </w:p>
          <w:p w14:paraId="0AA7681B" w14:textId="15A1D59B" w:rsidR="00841C55" w:rsidRDefault="00841C55" w:rsidP="002F7563">
            <w:pPr>
              <w:cnfStyle w:val="000000100000" w:firstRow="0" w:lastRow="0" w:firstColumn="0" w:lastColumn="0" w:oddVBand="0" w:evenVBand="0" w:oddHBand="1" w:evenHBand="0" w:firstRowFirstColumn="0" w:firstRowLastColumn="0" w:lastRowFirstColumn="0" w:lastRowLastColumn="0"/>
            </w:pPr>
            <w:r>
              <w:t>Sent for feedback to Academic Supervisor</w:t>
            </w:r>
          </w:p>
        </w:tc>
      </w:tr>
      <w:tr w:rsidR="00AF5C1A" w:rsidRPr="00085244" w14:paraId="4757A0F1" w14:textId="77777777" w:rsidTr="002F7563">
        <w:tc>
          <w:tcPr>
            <w:cnfStyle w:val="001000000000" w:firstRow="0" w:lastRow="0" w:firstColumn="1" w:lastColumn="0" w:oddVBand="0" w:evenVBand="0" w:oddHBand="0" w:evenHBand="0" w:firstRowFirstColumn="0" w:firstRowLastColumn="0" w:lastRowFirstColumn="0" w:lastRowLastColumn="0"/>
            <w:tcW w:w="1315" w:type="dxa"/>
          </w:tcPr>
          <w:p w14:paraId="73464639" w14:textId="069A12DA" w:rsidR="00AF5C1A" w:rsidRDefault="00E029C3" w:rsidP="002F7563">
            <w:pPr>
              <w:rPr>
                <w:b w:val="0"/>
                <w:bCs w:val="0"/>
              </w:rPr>
            </w:pPr>
            <w:r>
              <w:rPr>
                <w:b w:val="0"/>
                <w:bCs w:val="0"/>
              </w:rPr>
              <w:t>28/08</w:t>
            </w:r>
            <w:r w:rsidR="00841C55">
              <w:rPr>
                <w:b w:val="0"/>
                <w:bCs w:val="0"/>
              </w:rPr>
              <w:t>/2023</w:t>
            </w:r>
          </w:p>
        </w:tc>
        <w:tc>
          <w:tcPr>
            <w:tcW w:w="2480" w:type="dxa"/>
          </w:tcPr>
          <w:p w14:paraId="6A00F34A" w14:textId="4EAE81AF" w:rsidR="00AF5C1A" w:rsidRDefault="005E6ECA" w:rsidP="002F7563">
            <w:pPr>
              <w:cnfStyle w:val="000000000000" w:firstRow="0" w:lastRow="0" w:firstColumn="0" w:lastColumn="0" w:oddVBand="0" w:evenVBand="0" w:oddHBand="0" w:evenHBand="0" w:firstRowFirstColumn="0" w:firstRowLastColumn="0" w:lastRowFirstColumn="0" w:lastRowLastColumn="0"/>
            </w:pPr>
            <w:r>
              <w:t>Jared Ireland</w:t>
            </w:r>
          </w:p>
        </w:tc>
        <w:tc>
          <w:tcPr>
            <w:tcW w:w="882" w:type="dxa"/>
          </w:tcPr>
          <w:p w14:paraId="41823E04" w14:textId="6D30B047" w:rsidR="00AF5C1A" w:rsidRDefault="005E6ECA" w:rsidP="002F7563">
            <w:pPr>
              <w:cnfStyle w:val="000000000000" w:firstRow="0" w:lastRow="0" w:firstColumn="0" w:lastColumn="0" w:oddVBand="0" w:evenVBand="0" w:oddHBand="0" w:evenHBand="0" w:firstRowFirstColumn="0" w:firstRowLastColumn="0" w:lastRowFirstColumn="0" w:lastRowLastColumn="0"/>
            </w:pPr>
            <w:r>
              <w:t>V0.6</w:t>
            </w:r>
          </w:p>
        </w:tc>
        <w:tc>
          <w:tcPr>
            <w:tcW w:w="4339" w:type="dxa"/>
          </w:tcPr>
          <w:p w14:paraId="7261ED01" w14:textId="77777777" w:rsidR="00AF5C1A" w:rsidRDefault="00352D55" w:rsidP="002F7563">
            <w:pPr>
              <w:cnfStyle w:val="000000000000" w:firstRow="0" w:lastRow="0" w:firstColumn="0" w:lastColumn="0" w:oddVBand="0" w:evenVBand="0" w:oddHBand="0" w:evenHBand="0" w:firstRowFirstColumn="0" w:firstRowLastColumn="0" w:lastRowFirstColumn="0" w:lastRowLastColumn="0"/>
            </w:pPr>
            <w:r>
              <w:t>Applying academic supervisor’s feedback</w:t>
            </w:r>
          </w:p>
          <w:p w14:paraId="3C91FB04" w14:textId="64F1E5F4" w:rsidR="00352D55" w:rsidRDefault="00352D55" w:rsidP="002F7563">
            <w:pPr>
              <w:cnfStyle w:val="000000000000" w:firstRow="0" w:lastRow="0" w:firstColumn="0" w:lastColumn="0" w:oddVBand="0" w:evenVBand="0" w:oddHBand="0" w:evenHBand="0" w:firstRowFirstColumn="0" w:firstRowLastColumn="0" w:lastRowFirstColumn="0" w:lastRowLastColumn="0"/>
            </w:pPr>
            <w:r>
              <w:t>Applying industry supervisor’s feedback</w:t>
            </w:r>
          </w:p>
        </w:tc>
      </w:tr>
      <w:tr w:rsidR="00AF5C1A" w:rsidRPr="00085244" w14:paraId="6B49BABD"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07759420" w14:textId="5FD1E1C7" w:rsidR="00AF5C1A" w:rsidRDefault="00E029C3" w:rsidP="002F7563">
            <w:pPr>
              <w:rPr>
                <w:b w:val="0"/>
                <w:bCs w:val="0"/>
              </w:rPr>
            </w:pPr>
            <w:r>
              <w:rPr>
                <w:b w:val="0"/>
                <w:bCs w:val="0"/>
              </w:rPr>
              <w:t>1/09</w:t>
            </w:r>
            <w:r w:rsidR="00841C55">
              <w:rPr>
                <w:b w:val="0"/>
                <w:bCs w:val="0"/>
              </w:rPr>
              <w:t>/2023</w:t>
            </w:r>
          </w:p>
        </w:tc>
        <w:tc>
          <w:tcPr>
            <w:tcW w:w="2480" w:type="dxa"/>
          </w:tcPr>
          <w:p w14:paraId="44C04ECA" w14:textId="17B1F5F6" w:rsidR="00AF5C1A" w:rsidRDefault="005E6ECA" w:rsidP="002F7563">
            <w:pPr>
              <w:cnfStyle w:val="000000100000" w:firstRow="0" w:lastRow="0" w:firstColumn="0" w:lastColumn="0" w:oddVBand="0" w:evenVBand="0" w:oddHBand="1" w:evenHBand="0" w:firstRowFirstColumn="0" w:firstRowLastColumn="0" w:lastRowFirstColumn="0" w:lastRowLastColumn="0"/>
            </w:pPr>
            <w:r>
              <w:t>Jared Ireland</w:t>
            </w:r>
          </w:p>
        </w:tc>
        <w:tc>
          <w:tcPr>
            <w:tcW w:w="882" w:type="dxa"/>
          </w:tcPr>
          <w:p w14:paraId="209B79F2" w14:textId="12AC3EA0" w:rsidR="00AF5C1A" w:rsidRDefault="005E6ECA" w:rsidP="002F7563">
            <w:pPr>
              <w:cnfStyle w:val="000000100000" w:firstRow="0" w:lastRow="0" w:firstColumn="0" w:lastColumn="0" w:oddVBand="0" w:evenVBand="0" w:oddHBand="1" w:evenHBand="0" w:firstRowFirstColumn="0" w:firstRowLastColumn="0" w:lastRowFirstColumn="0" w:lastRowLastColumn="0"/>
            </w:pPr>
            <w:r>
              <w:t>V0.7</w:t>
            </w:r>
          </w:p>
        </w:tc>
        <w:tc>
          <w:tcPr>
            <w:tcW w:w="4339" w:type="dxa"/>
          </w:tcPr>
          <w:p w14:paraId="07A1F53C" w14:textId="56E714DF" w:rsidR="00AF5C1A" w:rsidRDefault="00D61B98" w:rsidP="002F7563">
            <w:pPr>
              <w:cnfStyle w:val="000000100000" w:firstRow="0" w:lastRow="0" w:firstColumn="0" w:lastColumn="0" w:oddVBand="0" w:evenVBand="0" w:oddHBand="1" w:evenHBand="0" w:firstRowFirstColumn="0" w:firstRowLastColumn="0" w:lastRowFirstColumn="0" w:lastRowLastColumn="0"/>
            </w:pPr>
            <w:r>
              <w:t>Submission of project proposal</w:t>
            </w:r>
          </w:p>
        </w:tc>
      </w:tr>
      <w:tr w:rsidR="00AF5C1A" w:rsidRPr="00085244" w14:paraId="658ADF7F" w14:textId="77777777" w:rsidTr="002F7563">
        <w:tc>
          <w:tcPr>
            <w:cnfStyle w:val="001000000000" w:firstRow="0" w:lastRow="0" w:firstColumn="1" w:lastColumn="0" w:oddVBand="0" w:evenVBand="0" w:oddHBand="0" w:evenHBand="0" w:firstRowFirstColumn="0" w:firstRowLastColumn="0" w:lastRowFirstColumn="0" w:lastRowLastColumn="0"/>
            <w:tcW w:w="1315" w:type="dxa"/>
          </w:tcPr>
          <w:p w14:paraId="39854071" w14:textId="11CF6C0F" w:rsidR="00AF5C1A" w:rsidRDefault="00E029C3" w:rsidP="002F7563">
            <w:pPr>
              <w:rPr>
                <w:b w:val="0"/>
                <w:bCs w:val="0"/>
              </w:rPr>
            </w:pPr>
            <w:r>
              <w:rPr>
                <w:b w:val="0"/>
                <w:bCs w:val="0"/>
              </w:rPr>
              <w:t>25/</w:t>
            </w:r>
            <w:r w:rsidR="00841C55">
              <w:rPr>
                <w:b w:val="0"/>
                <w:bCs w:val="0"/>
              </w:rPr>
              <w:t>09/2023</w:t>
            </w:r>
          </w:p>
        </w:tc>
        <w:tc>
          <w:tcPr>
            <w:tcW w:w="2480" w:type="dxa"/>
          </w:tcPr>
          <w:p w14:paraId="4805F9E7" w14:textId="21359A9D" w:rsidR="00AF5C1A" w:rsidRDefault="005E6ECA" w:rsidP="002F7563">
            <w:pPr>
              <w:cnfStyle w:val="000000000000" w:firstRow="0" w:lastRow="0" w:firstColumn="0" w:lastColumn="0" w:oddVBand="0" w:evenVBand="0" w:oddHBand="0" w:evenHBand="0" w:firstRowFirstColumn="0" w:firstRowLastColumn="0" w:lastRowFirstColumn="0" w:lastRowLastColumn="0"/>
            </w:pPr>
            <w:r>
              <w:t>Jared Ireland</w:t>
            </w:r>
          </w:p>
        </w:tc>
        <w:tc>
          <w:tcPr>
            <w:tcW w:w="882" w:type="dxa"/>
          </w:tcPr>
          <w:p w14:paraId="2850FE5E" w14:textId="1E881701" w:rsidR="00AF5C1A" w:rsidRDefault="005E6ECA" w:rsidP="002F7563">
            <w:pPr>
              <w:cnfStyle w:val="000000000000" w:firstRow="0" w:lastRow="0" w:firstColumn="0" w:lastColumn="0" w:oddVBand="0" w:evenVBand="0" w:oddHBand="0" w:evenHBand="0" w:firstRowFirstColumn="0" w:firstRowLastColumn="0" w:lastRowFirstColumn="0" w:lastRowLastColumn="0"/>
            </w:pPr>
            <w:r>
              <w:t>V1.0</w:t>
            </w:r>
          </w:p>
        </w:tc>
        <w:tc>
          <w:tcPr>
            <w:tcW w:w="4339" w:type="dxa"/>
          </w:tcPr>
          <w:p w14:paraId="463B21C2" w14:textId="633DA2C0" w:rsidR="003B5DCD" w:rsidRDefault="005E6ECA" w:rsidP="003B5DCD">
            <w:pPr>
              <w:cnfStyle w:val="000000000000" w:firstRow="0" w:lastRow="0" w:firstColumn="0" w:lastColumn="0" w:oddVBand="0" w:evenVBand="0" w:oddHBand="0" w:evenHBand="0" w:firstRowFirstColumn="0" w:firstRowLastColumn="0" w:lastRowFirstColumn="0" w:lastRowLastColumn="0"/>
            </w:pPr>
            <w:r>
              <w:t>Applied feedback from course convenor</w:t>
            </w:r>
            <w:r w:rsidR="003B5DCD">
              <w:t>.</w:t>
            </w:r>
          </w:p>
        </w:tc>
      </w:tr>
      <w:tr w:rsidR="003B5DCD" w:rsidRPr="00085244" w14:paraId="672254C0"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2BC207C0" w14:textId="5D7129FA" w:rsidR="003B5DCD" w:rsidRDefault="00E029C3" w:rsidP="002F7563">
            <w:pPr>
              <w:rPr>
                <w:b w:val="0"/>
                <w:bCs w:val="0"/>
              </w:rPr>
            </w:pPr>
            <w:r>
              <w:rPr>
                <w:b w:val="0"/>
                <w:bCs w:val="0"/>
              </w:rPr>
              <w:t>2/10</w:t>
            </w:r>
            <w:r w:rsidR="00841C55">
              <w:rPr>
                <w:b w:val="0"/>
                <w:bCs w:val="0"/>
              </w:rPr>
              <w:t>/2023</w:t>
            </w:r>
          </w:p>
        </w:tc>
        <w:tc>
          <w:tcPr>
            <w:tcW w:w="2480" w:type="dxa"/>
          </w:tcPr>
          <w:p w14:paraId="4DB0233F" w14:textId="2B1A42B0" w:rsidR="003B5DCD" w:rsidRDefault="003B5DCD" w:rsidP="002F7563">
            <w:pPr>
              <w:cnfStyle w:val="000000100000" w:firstRow="0" w:lastRow="0" w:firstColumn="0" w:lastColumn="0" w:oddVBand="0" w:evenVBand="0" w:oddHBand="1" w:evenHBand="0" w:firstRowFirstColumn="0" w:firstRowLastColumn="0" w:lastRowFirstColumn="0" w:lastRowLastColumn="0"/>
            </w:pPr>
            <w:r>
              <w:t>Jared Ireland</w:t>
            </w:r>
          </w:p>
        </w:tc>
        <w:tc>
          <w:tcPr>
            <w:tcW w:w="882" w:type="dxa"/>
          </w:tcPr>
          <w:p w14:paraId="79450133" w14:textId="7661B22A" w:rsidR="003B5DCD" w:rsidRDefault="003B5DCD" w:rsidP="002F7563">
            <w:pPr>
              <w:cnfStyle w:val="000000100000" w:firstRow="0" w:lastRow="0" w:firstColumn="0" w:lastColumn="0" w:oddVBand="0" w:evenVBand="0" w:oddHBand="1" w:evenHBand="0" w:firstRowFirstColumn="0" w:firstRowLastColumn="0" w:lastRowFirstColumn="0" w:lastRowLastColumn="0"/>
            </w:pPr>
            <w:r>
              <w:t>V1.1</w:t>
            </w:r>
          </w:p>
        </w:tc>
        <w:tc>
          <w:tcPr>
            <w:tcW w:w="4339" w:type="dxa"/>
          </w:tcPr>
          <w:p w14:paraId="674BEF25" w14:textId="48A2B515" w:rsidR="003B5DCD" w:rsidRDefault="00877C3E" w:rsidP="003B5DCD">
            <w:pPr>
              <w:cnfStyle w:val="000000100000" w:firstRow="0" w:lastRow="0" w:firstColumn="0" w:lastColumn="0" w:oddVBand="0" w:evenVBand="0" w:oddHBand="1" w:evenHBand="0" w:firstRowFirstColumn="0" w:firstRowLastColumn="0" w:lastRowFirstColumn="0" w:lastRowLastColumn="0"/>
            </w:pPr>
            <w:r>
              <w:t>Applied halfway report content</w:t>
            </w:r>
          </w:p>
        </w:tc>
      </w:tr>
    </w:tbl>
    <w:p w14:paraId="21B8F16F" w14:textId="77777777" w:rsidR="00786465" w:rsidRPr="00786465" w:rsidRDefault="00786465" w:rsidP="00786465"/>
    <w:p w14:paraId="1D544635" w14:textId="0176877B" w:rsidR="00D61B98" w:rsidRDefault="00D61B98">
      <w:pPr>
        <w:spacing w:after="200" w:line="288" w:lineRule="auto"/>
        <w:rPr>
          <w:rFonts w:asciiTheme="majorHAnsi" w:eastAsiaTheme="majorEastAsia" w:hAnsiTheme="majorHAnsi" w:cstheme="majorBidi"/>
          <w:sz w:val="40"/>
          <w:szCs w:val="40"/>
        </w:rPr>
      </w:pPr>
      <w:bookmarkStart w:id="0" w:name="_Toc78191719"/>
      <w:r>
        <w:br w:type="page"/>
      </w:r>
    </w:p>
    <w:p w14:paraId="7888761E" w14:textId="0176877B" w:rsidR="00FA7A39" w:rsidRPr="00C6271B" w:rsidRDefault="00FA7A39" w:rsidP="00FA7A39">
      <w:pPr>
        <w:pStyle w:val="Heading1"/>
      </w:pPr>
      <w:r>
        <w:lastRenderedPageBreak/>
        <w:t>Executive Summary</w:t>
      </w:r>
      <w:bookmarkEnd w:id="0"/>
    </w:p>
    <w:p w14:paraId="5F00638A" w14:textId="77777777" w:rsidR="00FA7A39" w:rsidRDefault="00FA7A39" w:rsidP="00FA7A39">
      <w:pPr>
        <w:pBdr>
          <w:bottom w:val="single" w:sz="6" w:space="1" w:color="auto"/>
        </w:pBdr>
      </w:pPr>
    </w:p>
    <w:p w14:paraId="2CF7826C" w14:textId="77777777" w:rsidR="00FA7A39" w:rsidRDefault="00FA7A39" w:rsidP="00FA7A39">
      <w:pPr>
        <w:pStyle w:val="Heading2"/>
      </w:pPr>
      <w:bookmarkStart w:id="1" w:name="_Toc78191720"/>
      <w:r>
        <w:t>Halfway Report</w:t>
      </w:r>
      <w:bookmarkEnd w:id="1"/>
    </w:p>
    <w:p w14:paraId="59F4FA91" w14:textId="77777777" w:rsidR="00B03F46" w:rsidRDefault="00B03F46" w:rsidP="00B03F46">
      <w:pPr>
        <w:pStyle w:val="Heading1"/>
      </w:pPr>
      <w:r>
        <w:t>Project Overview:</w:t>
      </w:r>
    </w:p>
    <w:p w14:paraId="263D70B5" w14:textId="77777777" w:rsidR="00B03F46" w:rsidRDefault="00B03F46" w:rsidP="00B03F46">
      <w:r w:rsidRPr="001C65AD">
        <w:rPr>
          <w:rStyle w:val="Heading2Char"/>
        </w:rPr>
        <w:t>Project Name:</w:t>
      </w:r>
      <w:r>
        <w:t xml:space="preserve"> Cello Resource Management</w:t>
      </w:r>
    </w:p>
    <w:p w14:paraId="1E19960A" w14:textId="77777777" w:rsidR="00B03F46" w:rsidRDefault="00B03F46" w:rsidP="00B03F46">
      <w:r w:rsidRPr="001C65AD">
        <w:rPr>
          <w:rStyle w:val="Heading2Char"/>
        </w:rPr>
        <w:t>Project Duration:</w:t>
      </w:r>
      <w:r>
        <w:t xml:space="preserve"> Monday 28</w:t>
      </w:r>
      <w:r w:rsidRPr="001C65AD">
        <w:rPr>
          <w:vertAlign w:val="superscript"/>
        </w:rPr>
        <w:t>th</w:t>
      </w:r>
      <w:r>
        <w:t xml:space="preserve"> August – Thursday 16</w:t>
      </w:r>
      <w:r w:rsidRPr="001C65AD">
        <w:rPr>
          <w:vertAlign w:val="superscript"/>
        </w:rPr>
        <w:t>th</w:t>
      </w:r>
      <w:r>
        <w:t xml:space="preserve"> November</w:t>
      </w:r>
    </w:p>
    <w:p w14:paraId="569DBFA5" w14:textId="77777777" w:rsidR="00B03F46" w:rsidRDefault="00B03F46" w:rsidP="00B03F46">
      <w:r w:rsidRPr="001C65AD">
        <w:rPr>
          <w:rStyle w:val="Heading2Char"/>
        </w:rPr>
        <w:t>Project Manager</w:t>
      </w:r>
      <w:r>
        <w:rPr>
          <w:rStyle w:val="Heading2Char"/>
        </w:rPr>
        <w:t>s</w:t>
      </w:r>
      <w:r w:rsidRPr="001C65AD">
        <w:rPr>
          <w:rStyle w:val="Heading2Char"/>
        </w:rPr>
        <w:t>:</w:t>
      </w:r>
      <w:r>
        <w:t xml:space="preserve"> Jodi Anderson, Stephen </w:t>
      </w:r>
    </w:p>
    <w:p w14:paraId="7CCDF7C0" w14:textId="77777777" w:rsidR="00B03F46" w:rsidRDefault="00B03F46" w:rsidP="00B03F46">
      <w:pPr>
        <w:pStyle w:val="Heading2"/>
      </w:pPr>
      <w:r>
        <w:t>Objective:</w:t>
      </w:r>
    </w:p>
    <w:p w14:paraId="04A686A7" w14:textId="64D64F5F" w:rsidR="00B03F46" w:rsidRDefault="00B03F46" w:rsidP="00B03F46">
      <w:r>
        <w:t xml:space="preserve">The primary goal of this project is </w:t>
      </w:r>
      <w:r w:rsidR="000C6FD5" w:rsidRPr="00D763D1">
        <w:t>to construct a framework using the Office 365 ecosystem to enable workspace</w:t>
      </w:r>
      <w:r w:rsidR="000C6FD5" w:rsidRPr="00D763D1">
        <w:t xml:space="preserve"> </w:t>
      </w:r>
      <w:r w:rsidR="000D6062" w:rsidRPr="00D763D1">
        <w:t>collaboration between individuals</w:t>
      </w:r>
      <w:r w:rsidR="00D763D1" w:rsidRPr="00D763D1">
        <w:t>.</w:t>
      </w:r>
    </w:p>
    <w:p w14:paraId="03885890" w14:textId="77777777" w:rsidR="00B03F46" w:rsidRDefault="00B03F46" w:rsidP="00B03F46">
      <w:pPr>
        <w:pStyle w:val="Heading1"/>
      </w:pPr>
      <w:r>
        <w:t>Key Achievements:</w:t>
      </w:r>
    </w:p>
    <w:p w14:paraId="20BA4004" w14:textId="0F9A01A6" w:rsidR="00B03F46" w:rsidRDefault="00B03F46" w:rsidP="00B03F46">
      <w:r>
        <w:t xml:space="preserve">During the first half of this project the </w:t>
      </w:r>
      <w:r w:rsidR="00D763D1">
        <w:t>following milestones have been achieved</w:t>
      </w:r>
      <w:r>
        <w:t>:</w:t>
      </w:r>
    </w:p>
    <w:p w14:paraId="243699AB" w14:textId="77777777" w:rsidR="00B03F46" w:rsidRDefault="00B03F46" w:rsidP="00B03F46">
      <w:pPr>
        <w:pStyle w:val="Heading3"/>
      </w:pPr>
      <w:r>
        <w:t>Discovery Phase</w:t>
      </w:r>
    </w:p>
    <w:p w14:paraId="5DB20225" w14:textId="77777777" w:rsidR="00B03F46" w:rsidRPr="00CA2DA5" w:rsidRDefault="00B03F46" w:rsidP="00B03F46">
      <w:r w:rsidRPr="00655650">
        <w:t>The focus was on identifying existing products and potential tools for integration. Notes were meticulously taken and compared to outline an initial project framework, which was subsequently presented to the Project Managers.</w:t>
      </w:r>
    </w:p>
    <w:p w14:paraId="11093B28" w14:textId="77777777" w:rsidR="00B03F46" w:rsidRDefault="00B03F46" w:rsidP="00B03F46">
      <w:pPr>
        <w:pStyle w:val="Heading3"/>
      </w:pPr>
      <w:r>
        <w:t>Design Phase</w:t>
      </w:r>
    </w:p>
    <w:p w14:paraId="2A2F2EB8" w14:textId="77777777" w:rsidR="00B03F46" w:rsidRDefault="00B03F46" w:rsidP="00B03F46">
      <w:r w:rsidRPr="00CA2DA5">
        <w:t>Design concepts were developed based on Project Managers' feedback from the Discovery Phase. Two initial designs were created and tested with third-party individuals, leading to the generation of six distinct designs through multiple testing iterations. A fruitful discussion with Project Managers eventually merged three of the designs. Subsequently, a Dataflow was constructed to elucidate the project's functionality and enable quick iterations.</w:t>
      </w:r>
    </w:p>
    <w:p w14:paraId="6F2023BB" w14:textId="77777777" w:rsidR="00B03F46" w:rsidRDefault="00B03F46" w:rsidP="00B03F46">
      <w:pPr>
        <w:pStyle w:val="Heading3"/>
      </w:pPr>
      <w:r>
        <w:t>Development Phase</w:t>
      </w:r>
    </w:p>
    <w:p w14:paraId="3F07A370" w14:textId="77777777" w:rsidR="00B03F46" w:rsidRDefault="00B03F46" w:rsidP="00B03F46">
      <w:pPr>
        <w:pStyle w:val="Heading4"/>
      </w:pPr>
      <w:r>
        <w:t>Iteration One</w:t>
      </w:r>
    </w:p>
    <w:p w14:paraId="2315C5BF" w14:textId="77777777" w:rsidR="00B03F46" w:rsidRDefault="00B03F46" w:rsidP="00B03F46">
      <w:pPr>
        <w:rPr>
          <w:i/>
          <w:iCs/>
        </w:rPr>
      </w:pPr>
      <w:r w:rsidRPr="00CA2DA5">
        <w:t>Development commenced after the Design Phase, with a smaller learning-focused scope. Power Automate was employed to extract data from Office 365 Calendars, modify it, and feed it into a Microsoft List.</w:t>
      </w:r>
    </w:p>
    <w:p w14:paraId="155003DC" w14:textId="77777777" w:rsidR="00B03F46" w:rsidRDefault="00B03F46" w:rsidP="00B03F46">
      <w:pPr>
        <w:pStyle w:val="Heading4"/>
      </w:pPr>
      <w:r>
        <w:t>Iteration Two</w:t>
      </w:r>
    </w:p>
    <w:p w14:paraId="39B0CFBC" w14:textId="77777777" w:rsidR="00B03F46" w:rsidRDefault="00B03F46" w:rsidP="00B03F46">
      <w:r w:rsidRPr="00CA2DA5">
        <w:t>This phase was subdivided into two parts, Iteration Two and Iteration Two point Five, due to distinct software requirements for a booking system. Iteration Two, akin to Iteration One but involving API access, required extensive logic to consolidate data.</w:t>
      </w:r>
    </w:p>
    <w:p w14:paraId="4F1E3DB5" w14:textId="77777777" w:rsidR="00B03F46" w:rsidRDefault="00B03F46" w:rsidP="00B03F46">
      <w:r w:rsidRPr="00CA2DA5">
        <w:t>Iteration Two point Five</w:t>
      </w:r>
      <w:r>
        <w:t xml:space="preserve"> is</w:t>
      </w:r>
      <w:r w:rsidRPr="00CA2DA5">
        <w:t xml:space="preserve"> employing Power Apps, is ongoing and has involved a substantial learning curve, leading to a longer development timeline.</w:t>
      </w:r>
    </w:p>
    <w:p w14:paraId="56321D7F" w14:textId="77777777" w:rsidR="00B03F46" w:rsidRDefault="00B03F46" w:rsidP="00B03F46">
      <w:pPr>
        <w:pStyle w:val="Heading1"/>
      </w:pPr>
      <w:r>
        <w:lastRenderedPageBreak/>
        <w:t>Challenges Faced:</w:t>
      </w:r>
    </w:p>
    <w:p w14:paraId="5BA27BAF" w14:textId="77777777" w:rsidR="00B03F46" w:rsidRDefault="00B03F46" w:rsidP="00B03F46">
      <w:r w:rsidRPr="00CA2DA5">
        <w:t>The project encountered health and learning challenges, with the overarching challenge being Microsoft's frequent updates. These updates rendered much of the information obsolete, necessitating a comprehensive review and adjustment of code for correct execution.</w:t>
      </w:r>
    </w:p>
    <w:p w14:paraId="036FCDA8" w14:textId="77777777" w:rsidR="00B03F46" w:rsidRDefault="00B03F46" w:rsidP="00B03F46">
      <w:pPr>
        <w:pStyle w:val="Heading1"/>
      </w:pPr>
      <w:r>
        <w:t>Status of Deliverables:</w:t>
      </w:r>
    </w:p>
    <w:p w14:paraId="73315AC7" w14:textId="34502234" w:rsidR="00B03F46" w:rsidRDefault="00B03F46" w:rsidP="00B03F46">
      <w:r w:rsidRPr="00CA2DA5">
        <w:t xml:space="preserve">At present, all project deliverables are on track, except for the weekly meetings, which were </w:t>
      </w:r>
      <w:commentRangeStart w:id="2"/>
      <w:r w:rsidRPr="00CA2DA5">
        <w:t>suspended due to health-related issues affecting project work</w:t>
      </w:r>
      <w:commentRangeEnd w:id="2"/>
      <w:r w:rsidR="004F3A35">
        <w:rPr>
          <w:rStyle w:val="CommentReference"/>
        </w:rPr>
        <w:commentReference w:id="2"/>
      </w:r>
      <w:r w:rsidR="00D52236">
        <w:t xml:space="preserve"> which has been denoted in the Risk Analysis and Risk Logs</w:t>
      </w:r>
      <w:r w:rsidRPr="00CA2DA5">
        <w:t>.</w:t>
      </w:r>
    </w:p>
    <w:p w14:paraId="47747FB3" w14:textId="77777777" w:rsidR="00B03F46" w:rsidRDefault="00B03F46" w:rsidP="00B03F46">
      <w:pPr>
        <w:pStyle w:val="Heading1"/>
      </w:pPr>
      <w:r>
        <w:t>Next Steps:</w:t>
      </w:r>
    </w:p>
    <w:p w14:paraId="5B53D629" w14:textId="77777777" w:rsidR="00B03F46" w:rsidRDefault="00B03F46" w:rsidP="00B03F46">
      <w:r w:rsidRPr="00CA2DA5">
        <w:t>The immediate next step is to complete Iteration Two and proceed to Iteration Three, which is expected to be a concise phase focused on integrating the project's components into the final product. Following its completion, a documentation process will be initiated to create a user manual for X personnel, enabling them to use and update the system as needed.</w:t>
      </w:r>
    </w:p>
    <w:p w14:paraId="3A4BBE75" w14:textId="77777777" w:rsidR="00B03F46" w:rsidRDefault="00B03F46" w:rsidP="00B03F46">
      <w:pPr>
        <w:pStyle w:val="Heading1"/>
      </w:pPr>
      <w:r>
        <w:t>Conclusion:</w:t>
      </w:r>
    </w:p>
    <w:p w14:paraId="06D666FF" w14:textId="77777777" w:rsidR="00B03F46" w:rsidRDefault="00B03F46" w:rsidP="00B03F46">
      <w:r>
        <w:t>In conclusion, the project has achieved significant milestones in the Discovery, Design, and Development phases. Despite the challenges posed by health issues and rapidly evolving Microsoft updates, the project remains on track, with all deliverables being met, except for the temporarily halted weekly meetings. The next step is to finalize Iteration Two and proceed to the final Integration phase, which will culminate in a user manual for the X team to ensure seamless operation and future updates.</w:t>
      </w:r>
    </w:p>
    <w:p w14:paraId="4EFFD9F5" w14:textId="77777777" w:rsidR="00FA7A39" w:rsidRDefault="00FA7A39" w:rsidP="00FA7A39">
      <w:pPr>
        <w:pBdr>
          <w:bottom w:val="single" w:sz="6" w:space="1" w:color="auto"/>
        </w:pBdr>
      </w:pPr>
    </w:p>
    <w:p w14:paraId="1FAA3001" w14:textId="77777777" w:rsidR="00FA7A39" w:rsidRPr="00FA7A39" w:rsidRDefault="00FA7A39" w:rsidP="00FA7A39"/>
    <w:p w14:paraId="7A2A097E" w14:textId="77777777" w:rsidR="00D61B98" w:rsidRDefault="00D61B98">
      <w:pPr>
        <w:spacing w:after="200" w:line="288" w:lineRule="auto"/>
        <w:rPr>
          <w:rFonts w:asciiTheme="majorHAnsi" w:eastAsiaTheme="majorEastAsia" w:hAnsiTheme="majorHAnsi" w:cstheme="majorBidi"/>
          <w:sz w:val="40"/>
          <w:szCs w:val="40"/>
        </w:rPr>
      </w:pPr>
      <w:bookmarkStart w:id="3" w:name="_Toc78191722"/>
      <w:r>
        <w:br w:type="page"/>
      </w:r>
    </w:p>
    <w:p w14:paraId="78A25DAA" w14:textId="7D527515" w:rsidR="005E091D" w:rsidRDefault="00FA7A39" w:rsidP="005E091D">
      <w:pPr>
        <w:pStyle w:val="Heading1"/>
      </w:pPr>
      <w:r w:rsidRPr="00C6271B">
        <w:lastRenderedPageBreak/>
        <w:t>Introduction</w:t>
      </w:r>
      <w:bookmarkStart w:id="4" w:name="_Toc78191723"/>
      <w:bookmarkEnd w:id="3"/>
    </w:p>
    <w:p w14:paraId="234C16E6" w14:textId="7CDDBFCA" w:rsidR="005E091D" w:rsidRDefault="00E237A0" w:rsidP="005E091D">
      <w:r>
        <w:t>The following document outlines</w:t>
      </w:r>
      <w:r w:rsidRPr="00E237A0">
        <w:t xml:space="preserve"> a</w:t>
      </w:r>
      <w:r>
        <w:t xml:space="preserve"> </w:t>
      </w:r>
      <w:r w:rsidR="005E091D">
        <w:t>comprehensive project proposal for the Resource Management Solution project in progress at Cello. This document aims to offer a deep insight into the project's roadmap and the strategies for its success, serving as both a guide and a repository of project-related information.</w:t>
      </w:r>
    </w:p>
    <w:p w14:paraId="279165D8" w14:textId="0C884D7D" w:rsidR="00F43385" w:rsidRDefault="005E091D" w:rsidP="005E091D">
      <w:r>
        <w:t xml:space="preserve">Throughout this document, we will explore the project's inception, presenting essential data </w:t>
      </w:r>
      <w:r w:rsidR="00E237A0">
        <w:t xml:space="preserve">which </w:t>
      </w:r>
      <w:r>
        <w:t>has been gathered</w:t>
      </w:r>
      <w:r w:rsidR="00551E4C">
        <w:t xml:space="preserve"> during the timeline of this project</w:t>
      </w:r>
      <w:r>
        <w:t>. We will also delve into our project management strategies and risk mitigation techniques to ensure a seamless and triumphant execution. Additionally, we will outline the project's scope and provide a detailed step-by-step plan. Ethical considerations will also be addressed in a dedicated section.</w:t>
      </w:r>
    </w:p>
    <w:p w14:paraId="7DDF2119" w14:textId="06E48DC6" w:rsidR="003920CD" w:rsidRDefault="00F43385" w:rsidP="005E091D">
      <w:pPr>
        <w:rPr>
          <w:rFonts w:asciiTheme="majorHAnsi" w:eastAsiaTheme="majorEastAsia" w:hAnsiTheme="majorHAnsi" w:cstheme="majorBidi"/>
          <w:sz w:val="40"/>
          <w:szCs w:val="40"/>
        </w:rPr>
      </w:pPr>
      <w:r>
        <w:t xml:space="preserve">There will be set intervals in which reports and updates to this document will be upheld. A major </w:t>
      </w:r>
      <w:r w:rsidR="00972947">
        <w:t xml:space="preserve">interval is the Halfway Report which allows for the addition of </w:t>
      </w:r>
      <w:r w:rsidR="00A304C3">
        <w:t xml:space="preserve">major updates, supporting document updates and </w:t>
      </w:r>
      <w:r w:rsidR="00C938AF">
        <w:t>reflections on key sections from the project proposal.</w:t>
      </w:r>
    </w:p>
    <w:p w14:paraId="22BC157E" w14:textId="77777777" w:rsidR="008614D0" w:rsidRDefault="008614D0">
      <w:pPr>
        <w:spacing w:after="200" w:line="288" w:lineRule="auto"/>
        <w:rPr>
          <w:rFonts w:asciiTheme="majorHAnsi" w:eastAsiaTheme="majorEastAsia" w:hAnsiTheme="majorHAnsi" w:cstheme="majorBidi"/>
          <w:sz w:val="40"/>
          <w:szCs w:val="40"/>
        </w:rPr>
      </w:pPr>
      <w:r>
        <w:br w:type="page"/>
      </w:r>
    </w:p>
    <w:p w14:paraId="343E8D71" w14:textId="36F65232" w:rsidR="00870ABB" w:rsidRDefault="00870ABB" w:rsidP="00C6271B">
      <w:pPr>
        <w:pStyle w:val="Heading1"/>
      </w:pPr>
      <w:r>
        <w:lastRenderedPageBreak/>
        <w:t>Project Details</w:t>
      </w:r>
      <w:bookmarkEnd w:id="4"/>
    </w:p>
    <w:p w14:paraId="0F56E90D" w14:textId="14AF6DE6" w:rsidR="00C714D9" w:rsidRPr="00471C52" w:rsidRDefault="00471C52" w:rsidP="00C714D9">
      <w:r>
        <w:t xml:space="preserve">This section is to describe the project along with the information of the industry client and project background </w:t>
      </w:r>
      <w:del w:id="5" w:author="Author">
        <w:r w:rsidDel="00F06E89">
          <w:delText>that</w:delText>
        </w:r>
      </w:del>
      <w:ins w:id="6" w:author="Author">
        <w:r w:rsidR="00F06E89" w:rsidRPr="00F06E89">
          <w:rPr>
            <w:color w:val="FF0000"/>
          </w:rPr>
          <w:t>that</w:t>
        </w:r>
      </w:ins>
      <w:r>
        <w:t xml:space="preserve"> contains current and future situations.</w:t>
      </w:r>
    </w:p>
    <w:p w14:paraId="0997CB6C" w14:textId="3EC7C0A0" w:rsidR="00CC26CC" w:rsidRPr="00C6271B" w:rsidRDefault="00CC26CC" w:rsidP="00C6271B">
      <w:pPr>
        <w:pStyle w:val="Heading2"/>
      </w:pPr>
      <w:bookmarkStart w:id="7" w:name="_Toc78191724"/>
      <w:r w:rsidRPr="00C6271B">
        <w:t>Project Name</w:t>
      </w:r>
      <w:bookmarkEnd w:id="7"/>
    </w:p>
    <w:p w14:paraId="486F8D81" w14:textId="5D67086E" w:rsidR="007F6193" w:rsidRPr="00471C52" w:rsidRDefault="00471C52" w:rsidP="007F6193">
      <w:r w:rsidRPr="00471C52">
        <w:t>Cello Resource Management Solution</w:t>
      </w:r>
    </w:p>
    <w:p w14:paraId="6DF97436" w14:textId="19E384EF" w:rsidR="00CC26CC" w:rsidRDefault="00CC26CC" w:rsidP="00C6271B">
      <w:pPr>
        <w:pStyle w:val="Heading2"/>
      </w:pPr>
      <w:bookmarkStart w:id="8" w:name="_Toc78191725"/>
      <w:r>
        <w:t>Overview of Industry Client</w:t>
      </w:r>
      <w:bookmarkEnd w:id="8"/>
    </w:p>
    <w:p w14:paraId="362236A6" w14:textId="1AFEDD8B" w:rsidR="00A85049" w:rsidRPr="00A85049" w:rsidRDefault="00A85049" w:rsidP="00A85049">
      <w:bookmarkStart w:id="9" w:name="_Toc78191726"/>
      <w:r w:rsidRPr="00A85049">
        <w:t xml:space="preserve">Cello is a networking company who had started within </w:t>
      </w:r>
      <w:r w:rsidR="0091153E">
        <w:t>Computer Concepts Limited b</w:t>
      </w:r>
      <w:r w:rsidRPr="00A85049">
        <w:t xml:space="preserve">ut was bought Spark’s operation and has since split away due to two networking businesses working within a business. </w:t>
      </w:r>
    </w:p>
    <w:p w14:paraId="53D2AA3F" w14:textId="2A999F90" w:rsidR="00A85049" w:rsidRPr="00A85049" w:rsidRDefault="00A85049" w:rsidP="00A85049">
      <w:r w:rsidRPr="00A85049">
        <w:t>Cello’s clients are strictly Business and Organi</w:t>
      </w:r>
      <w:r w:rsidR="00A22DE4">
        <w:t>s</w:t>
      </w:r>
      <w:r w:rsidRPr="00A85049">
        <w:t xml:space="preserve">ations and they, Cello, do not invest into the infrastructure as they leverage all the other vendors/partners, using the likes of Cisco, Juniper, Aruba, and Fortinet for hardware and Chorus, 2degrees, </w:t>
      </w:r>
      <w:commentRangeStart w:id="10"/>
      <w:r w:rsidRPr="00A85049">
        <w:t>One</w:t>
      </w:r>
      <w:commentRangeEnd w:id="10"/>
      <w:r w:rsidR="00883978">
        <w:rPr>
          <w:rStyle w:val="CommentReference"/>
        </w:rPr>
        <w:commentReference w:id="10"/>
      </w:r>
      <w:r w:rsidRPr="00A85049">
        <w:t xml:space="preserve"> </w:t>
      </w:r>
      <w:r w:rsidR="0091153E">
        <w:t xml:space="preserve">(formally Vodaphone) </w:t>
      </w:r>
      <w:r w:rsidRPr="00A85049">
        <w:t>for network infrastructure and run a solution-led organi</w:t>
      </w:r>
      <w:r w:rsidR="00A22DE4">
        <w:t>s</w:t>
      </w:r>
      <w:r w:rsidRPr="00A85049">
        <w:t xml:space="preserve">ation, aggregating the best technologies both locally and internationally to ensure they have the right tools. </w:t>
      </w:r>
    </w:p>
    <w:p w14:paraId="3F4DE485" w14:textId="0242291B" w:rsidR="00CC26CC" w:rsidRDefault="00CC26CC" w:rsidP="00C6271B">
      <w:pPr>
        <w:pStyle w:val="Heading2"/>
      </w:pPr>
      <w:r>
        <w:t>Project Background</w:t>
      </w:r>
      <w:bookmarkEnd w:id="9"/>
    </w:p>
    <w:p w14:paraId="3F2FACC0" w14:textId="1EE7EF54" w:rsidR="00352099" w:rsidRPr="00C6271B" w:rsidRDefault="00352099" w:rsidP="00C6271B">
      <w:pPr>
        <w:pStyle w:val="Heading3"/>
      </w:pPr>
      <w:r w:rsidRPr="00C6271B">
        <w:t>Overview</w:t>
      </w:r>
    </w:p>
    <w:p w14:paraId="033FCE52" w14:textId="71AF614A" w:rsidR="00923A0A" w:rsidRPr="00E8402C" w:rsidRDefault="00923A0A" w:rsidP="00923A0A">
      <w:r>
        <w:t xml:space="preserve">Cello is maturing as a business after their divestment from Spark and is now creating their </w:t>
      </w:r>
      <w:r w:rsidRPr="00AB189D">
        <w:t>collateral</w:t>
      </w:r>
      <w:r>
        <w:t>, artifacts and improving or creating process. Cello has been growing</w:t>
      </w:r>
      <w:r w:rsidR="0091153E">
        <w:t xml:space="preserve"> </w:t>
      </w:r>
      <w:r>
        <w:t>rapid</w:t>
      </w:r>
      <w:r w:rsidR="00883978">
        <w:t>ly</w:t>
      </w:r>
      <w:r>
        <w:t xml:space="preserve"> over the past three years, jumping up from 30 staff members where, having quick conversations around who was on what project and what was scheduled, and making promises in terms of things to the clients, to over 100 staff members and various teams, all working on various projects with no holistic view of who and what’s been booked.</w:t>
      </w:r>
    </w:p>
    <w:p w14:paraId="46B367BB" w14:textId="2D9CEC70" w:rsidR="00352099" w:rsidRDefault="00352099" w:rsidP="00C6271B">
      <w:pPr>
        <w:pStyle w:val="Heading3"/>
      </w:pPr>
      <w:r>
        <w:t>Current Situation</w:t>
      </w:r>
    </w:p>
    <w:p w14:paraId="246CBB98" w14:textId="30C06E44" w:rsidR="003D638B" w:rsidRDefault="003D638B" w:rsidP="00957A8F">
      <w:pPr>
        <w:pStyle w:val="ListParagraph"/>
        <w:numPr>
          <w:ilvl w:val="0"/>
          <w:numId w:val="3"/>
        </w:numPr>
      </w:pPr>
      <w:r>
        <w:t xml:space="preserve">Inability to </w:t>
      </w:r>
      <w:r w:rsidR="00BF26CD">
        <w:t>know what staff members are working on what projects.</w:t>
      </w:r>
    </w:p>
    <w:p w14:paraId="43E4B8BC" w14:textId="0A761981" w:rsidR="00BF26CD" w:rsidRDefault="00BF26CD" w:rsidP="00957A8F">
      <w:pPr>
        <w:pStyle w:val="ListParagraph"/>
        <w:numPr>
          <w:ilvl w:val="0"/>
          <w:numId w:val="3"/>
        </w:numPr>
      </w:pPr>
      <w:r>
        <w:t>Double booking staff members.</w:t>
      </w:r>
    </w:p>
    <w:p w14:paraId="44944A5B" w14:textId="58721B09" w:rsidR="00BF26CD" w:rsidRDefault="00BF26CD" w:rsidP="00957A8F">
      <w:pPr>
        <w:pStyle w:val="ListParagraph"/>
        <w:numPr>
          <w:ilvl w:val="0"/>
          <w:numId w:val="3"/>
        </w:numPr>
      </w:pPr>
      <w:r>
        <w:t>No holistic view of staff members and teams.</w:t>
      </w:r>
    </w:p>
    <w:p w14:paraId="6228FD1F" w14:textId="3BAF5C28" w:rsidR="00BF26CD" w:rsidRDefault="00BF26CD" w:rsidP="00957A8F">
      <w:pPr>
        <w:pStyle w:val="ListParagraph"/>
        <w:numPr>
          <w:ilvl w:val="0"/>
          <w:numId w:val="3"/>
        </w:numPr>
      </w:pPr>
      <w:r>
        <w:t xml:space="preserve">Making sure </w:t>
      </w:r>
      <w:r w:rsidR="004205C3">
        <w:t>promises are being delivered on</w:t>
      </w:r>
      <w:r w:rsidR="00066EEB">
        <w:t xml:space="preserve"> with Clients.</w:t>
      </w:r>
    </w:p>
    <w:p w14:paraId="38A225A2" w14:textId="63E006AB" w:rsidR="00352099" w:rsidRDefault="00352099" w:rsidP="00C6271B">
      <w:pPr>
        <w:pStyle w:val="Heading3"/>
      </w:pPr>
      <w:r>
        <w:t>Future Situation</w:t>
      </w:r>
    </w:p>
    <w:p w14:paraId="2823E3CB" w14:textId="77777777" w:rsidR="00D8700C" w:rsidRDefault="00D8700C" w:rsidP="00D8700C">
      <w:r>
        <w:t>Providing the business with an overview of the workflow within it. So, it will help with:</w:t>
      </w:r>
    </w:p>
    <w:p w14:paraId="03E6AE6D" w14:textId="77777777" w:rsidR="00D8700C" w:rsidRDefault="00D8700C" w:rsidP="00957A8F">
      <w:pPr>
        <w:pStyle w:val="ListParagraph"/>
        <w:numPr>
          <w:ilvl w:val="0"/>
          <w:numId w:val="2"/>
        </w:numPr>
      </w:pPr>
      <w:r>
        <w:t>V</w:t>
      </w:r>
      <w:r w:rsidRPr="009C151F">
        <w:t>isibility of all</w:t>
      </w:r>
      <w:r>
        <w:t xml:space="preserve"> engineering</w:t>
      </w:r>
      <w:r w:rsidRPr="009C151F">
        <w:t xml:space="preserve"> projects</w:t>
      </w:r>
    </w:p>
    <w:p w14:paraId="43BE509B" w14:textId="77777777" w:rsidR="00D8700C" w:rsidRDefault="00D8700C" w:rsidP="00957A8F">
      <w:pPr>
        <w:pStyle w:val="ListParagraph"/>
        <w:numPr>
          <w:ilvl w:val="0"/>
          <w:numId w:val="2"/>
        </w:numPr>
      </w:pPr>
      <w:r>
        <w:t>Planning projects.</w:t>
      </w:r>
    </w:p>
    <w:p w14:paraId="77272F4F" w14:textId="77777777" w:rsidR="00D8700C" w:rsidRDefault="00D8700C" w:rsidP="00957A8F">
      <w:pPr>
        <w:pStyle w:val="ListParagraph"/>
        <w:numPr>
          <w:ilvl w:val="0"/>
          <w:numId w:val="2"/>
        </w:numPr>
      </w:pPr>
      <w:r>
        <w:t xml:space="preserve">Estimating delivery times. </w:t>
      </w:r>
    </w:p>
    <w:p w14:paraId="354EE435" w14:textId="77777777" w:rsidR="00D8700C" w:rsidRDefault="00D8700C" w:rsidP="00957A8F">
      <w:pPr>
        <w:pStyle w:val="ListParagraph"/>
        <w:numPr>
          <w:ilvl w:val="0"/>
          <w:numId w:val="2"/>
        </w:numPr>
      </w:pPr>
      <w:r>
        <w:t>Tracking progress within set time frames.</w:t>
      </w:r>
    </w:p>
    <w:p w14:paraId="4AA1A769" w14:textId="33BA167D" w:rsidR="00CC26CC" w:rsidRPr="00066EEB" w:rsidRDefault="00CC26CC" w:rsidP="00D8700C"/>
    <w:p w14:paraId="6453CB0F" w14:textId="77777777" w:rsidR="00066EEB" w:rsidRDefault="00066EEB" w:rsidP="004F7DBF">
      <w:pPr>
        <w:rPr>
          <w:b/>
          <w:bCs/>
        </w:rPr>
      </w:pPr>
    </w:p>
    <w:p w14:paraId="04FD8B76" w14:textId="0DDBDD60" w:rsidR="00352099" w:rsidRDefault="00352099">
      <w:pPr>
        <w:spacing w:after="200"/>
        <w:rPr>
          <w:b/>
          <w:bCs/>
        </w:rPr>
      </w:pPr>
      <w:r>
        <w:rPr>
          <w:b/>
          <w:bCs/>
        </w:rPr>
        <w:br w:type="page"/>
      </w:r>
    </w:p>
    <w:p w14:paraId="46C8657F" w14:textId="41A869BA" w:rsidR="00352099" w:rsidRDefault="00352099" w:rsidP="00C6271B">
      <w:pPr>
        <w:pStyle w:val="Heading1"/>
      </w:pPr>
      <w:bookmarkStart w:id="11" w:name="_Toc78191727"/>
      <w:r>
        <w:lastRenderedPageBreak/>
        <w:t>Project Scope</w:t>
      </w:r>
      <w:bookmarkEnd w:id="11"/>
    </w:p>
    <w:p w14:paraId="26E007F3" w14:textId="77777777" w:rsidR="009D67DD" w:rsidRPr="009D67DD" w:rsidRDefault="009D67DD" w:rsidP="009D67DD">
      <w:bookmarkStart w:id="12" w:name="_Toc78191728"/>
      <w:r w:rsidRPr="009D67DD">
        <w:t>This section will be defining the Scope, Goals and Requirements for the project.</w:t>
      </w:r>
    </w:p>
    <w:p w14:paraId="0FB55A4B" w14:textId="6F2445AC" w:rsidR="00352099" w:rsidRDefault="00352099" w:rsidP="00C6271B">
      <w:pPr>
        <w:pStyle w:val="Heading2"/>
      </w:pPr>
      <w:r>
        <w:t>Project Goal(s)</w:t>
      </w:r>
      <w:bookmarkEnd w:id="12"/>
    </w:p>
    <w:p w14:paraId="1D00F82C" w14:textId="6E852FAF" w:rsidR="00352099" w:rsidRDefault="00352099" w:rsidP="00C6271B">
      <w:pPr>
        <w:pStyle w:val="Heading3"/>
      </w:pPr>
      <w:r>
        <w:t>Industry</w:t>
      </w:r>
    </w:p>
    <w:p w14:paraId="06833122" w14:textId="6CD37EA7" w:rsidR="00352099" w:rsidRPr="00352099" w:rsidRDefault="00E70913" w:rsidP="00352099">
      <w:r>
        <w:t>Develop a location to have a holistic overview of the company and visibility of scheduled works.</w:t>
      </w:r>
    </w:p>
    <w:p w14:paraId="6B562377" w14:textId="72008FD5" w:rsidR="00352099" w:rsidRDefault="00352099" w:rsidP="00C6271B">
      <w:pPr>
        <w:pStyle w:val="Heading3"/>
      </w:pPr>
      <w:r>
        <w:t>Student</w:t>
      </w:r>
    </w:p>
    <w:p w14:paraId="1A9ADE36" w14:textId="2C72B49A" w:rsidR="00352099" w:rsidRDefault="00801607" w:rsidP="00352099">
      <w:r>
        <w:t>Developing the set requirements as set out by the Project Owner and Industry Supervisor’s.</w:t>
      </w:r>
    </w:p>
    <w:p w14:paraId="6291FF26" w14:textId="4E97B2ED" w:rsidR="00352099" w:rsidRDefault="00352099" w:rsidP="00C6271B">
      <w:pPr>
        <w:pStyle w:val="Heading2"/>
      </w:pPr>
      <w:bookmarkStart w:id="13" w:name="_Toc78191729"/>
      <w:r>
        <w:t>Benefits of Project</w:t>
      </w:r>
      <w:bookmarkEnd w:id="13"/>
    </w:p>
    <w:p w14:paraId="2CB810A1" w14:textId="43995C03" w:rsidR="00352099" w:rsidRDefault="00352099" w:rsidP="00C6271B">
      <w:pPr>
        <w:pStyle w:val="Heading3"/>
      </w:pPr>
      <w:r>
        <w:t>Industry</w:t>
      </w:r>
    </w:p>
    <w:p w14:paraId="6D6BB0FC" w14:textId="0FD0D832" w:rsidR="00352099" w:rsidRDefault="00151868" w:rsidP="00352099">
      <w:r w:rsidRPr="00DD013E">
        <w:t xml:space="preserve">Being able to schedule work and agree on timelines with clients without overlap, without putting pressure on teams, having a future vision of the workload </w:t>
      </w:r>
      <w:commentRangeStart w:id="14"/>
      <w:r w:rsidRPr="00DD013E">
        <w:t xml:space="preserve">so </w:t>
      </w:r>
      <w:del w:id="15" w:author="Author">
        <w:r w:rsidRPr="00DD013E" w:rsidDel="00F06E89">
          <w:delText>that</w:delText>
        </w:r>
      </w:del>
      <w:ins w:id="16" w:author="Author">
        <w:r w:rsidR="00F06E89" w:rsidRPr="00F06E89">
          <w:rPr>
            <w:color w:val="FF0000"/>
          </w:rPr>
          <w:t>that</w:t>
        </w:r>
      </w:ins>
      <w:r w:rsidRPr="00DD013E">
        <w:t xml:space="preserve"> you know when you're going to need more resources </w:t>
      </w:r>
      <w:commentRangeEnd w:id="14"/>
      <w:r w:rsidR="00883978">
        <w:rPr>
          <w:rStyle w:val="CommentReference"/>
        </w:rPr>
        <w:commentReference w:id="14"/>
      </w:r>
      <w:r w:rsidRPr="00DD013E">
        <w:t>in terms of recruitment.</w:t>
      </w:r>
    </w:p>
    <w:p w14:paraId="3D5A9D55" w14:textId="4982B062" w:rsidR="00352099" w:rsidRPr="00352099" w:rsidRDefault="00352099" w:rsidP="00C6271B">
      <w:pPr>
        <w:pStyle w:val="Heading3"/>
      </w:pPr>
      <w:r>
        <w:t>Student</w:t>
      </w:r>
    </w:p>
    <w:p w14:paraId="579807E5" w14:textId="77777777" w:rsidR="007860AF" w:rsidRDefault="007860AF" w:rsidP="00E85564">
      <w:pPr>
        <w:pStyle w:val="ListParagraph"/>
        <w:numPr>
          <w:ilvl w:val="0"/>
          <w:numId w:val="8"/>
        </w:numPr>
        <w:spacing w:line="288" w:lineRule="auto"/>
      </w:pPr>
      <w:r>
        <w:t xml:space="preserve">Ability to put teachings into practice. </w:t>
      </w:r>
    </w:p>
    <w:p w14:paraId="7E73D319" w14:textId="77777777" w:rsidR="007860AF" w:rsidRDefault="007860AF" w:rsidP="00E85564">
      <w:pPr>
        <w:pStyle w:val="ListParagraph"/>
        <w:numPr>
          <w:ilvl w:val="0"/>
          <w:numId w:val="8"/>
        </w:numPr>
        <w:spacing w:line="288" w:lineRule="auto"/>
      </w:pPr>
      <w:r>
        <w:t>Developing working habits and job readiness as well as interpersonal and communication skills.</w:t>
      </w:r>
    </w:p>
    <w:p w14:paraId="3C767066" w14:textId="77777777" w:rsidR="007860AF" w:rsidRDefault="007860AF" w:rsidP="00E85564">
      <w:pPr>
        <w:pStyle w:val="ListParagraph"/>
        <w:numPr>
          <w:ilvl w:val="0"/>
          <w:numId w:val="8"/>
        </w:numPr>
        <w:spacing w:line="288" w:lineRule="auto"/>
      </w:pPr>
      <w:r>
        <w:t>Having a hand’s on and collaborative approach to working conditions</w:t>
      </w:r>
    </w:p>
    <w:p w14:paraId="26C2DEE2" w14:textId="12C1047E" w:rsidR="007860AF" w:rsidRPr="00AE393D" w:rsidRDefault="007860AF" w:rsidP="00E85564">
      <w:pPr>
        <w:pStyle w:val="ListParagraph"/>
        <w:numPr>
          <w:ilvl w:val="0"/>
          <w:numId w:val="8"/>
        </w:numPr>
        <w:spacing w:line="288" w:lineRule="auto"/>
      </w:pPr>
      <w:r>
        <w:t>Managing, Understanding, Prioriti</w:t>
      </w:r>
      <w:r w:rsidR="00FB2291">
        <w:t>s</w:t>
      </w:r>
      <w:r>
        <w:t>ation, backlogging of tasks and being able to adapt to changing of tasks.</w:t>
      </w:r>
    </w:p>
    <w:p w14:paraId="3F8A76F5" w14:textId="77777777" w:rsidR="00CC26CC" w:rsidRDefault="00CC26CC" w:rsidP="004F7DBF">
      <w:pPr>
        <w:rPr>
          <w:b/>
          <w:bCs/>
        </w:rPr>
      </w:pPr>
    </w:p>
    <w:p w14:paraId="33FE52B0" w14:textId="77777777" w:rsidR="00957A8F" w:rsidRDefault="00957A8F">
      <w:pPr>
        <w:spacing w:after="200" w:line="288" w:lineRule="auto"/>
        <w:rPr>
          <w:rFonts w:asciiTheme="majorHAnsi" w:eastAsiaTheme="majorEastAsia" w:hAnsiTheme="majorHAnsi" w:cstheme="majorBidi"/>
          <w:sz w:val="28"/>
          <w:szCs w:val="28"/>
        </w:rPr>
      </w:pPr>
      <w:bookmarkStart w:id="17" w:name="_Toc78191730"/>
      <w:r>
        <w:br w:type="page"/>
      </w:r>
    </w:p>
    <w:p w14:paraId="7D88AFF7" w14:textId="366AA30F" w:rsidR="00CC26CC" w:rsidRDefault="00352099" w:rsidP="00C6271B">
      <w:pPr>
        <w:pStyle w:val="Heading2"/>
      </w:pPr>
      <w:r>
        <w:lastRenderedPageBreak/>
        <w:t>Project Requirements</w:t>
      </w:r>
      <w:bookmarkEnd w:id="17"/>
    </w:p>
    <w:p w14:paraId="6CD96932" w14:textId="77777777" w:rsidR="0086568F" w:rsidRDefault="0086568F" w:rsidP="0086568F">
      <w:pPr>
        <w:rPr>
          <w:rFonts w:asciiTheme="majorHAnsi" w:eastAsiaTheme="majorEastAsia" w:hAnsiTheme="majorHAnsi" w:cstheme="majorBidi"/>
          <w:sz w:val="28"/>
          <w:szCs w:val="28"/>
        </w:rPr>
      </w:pPr>
      <w:bookmarkStart w:id="18" w:name="_Toc78191731"/>
      <w:r>
        <w:rPr>
          <w:b/>
          <w:bCs/>
        </w:rPr>
        <w:t>Outlining high-level requirements.</w:t>
      </w:r>
    </w:p>
    <w:p w14:paraId="4C5A7FAA" w14:textId="4DF25680" w:rsidR="00352099" w:rsidRDefault="00352099" w:rsidP="00C6271B">
      <w:pPr>
        <w:pStyle w:val="Heading2"/>
      </w:pPr>
      <w:r>
        <w:t>Expected Deliverables</w:t>
      </w:r>
      <w:bookmarkEnd w:id="18"/>
    </w:p>
    <w:p w14:paraId="06C3B610" w14:textId="57894640" w:rsidR="00352099" w:rsidRDefault="00E106B7" w:rsidP="00C6271B">
      <w:pPr>
        <w:pStyle w:val="Heading3"/>
      </w:pPr>
      <w:r>
        <w:t>Industry</w:t>
      </w:r>
    </w:p>
    <w:p w14:paraId="68A7B5D3" w14:textId="0F195F11" w:rsidR="00C456CE" w:rsidRDefault="00C456CE" w:rsidP="005B4354">
      <w:pPr>
        <w:pStyle w:val="ListParagraph"/>
        <w:numPr>
          <w:ilvl w:val="0"/>
          <w:numId w:val="6"/>
        </w:numPr>
        <w:spacing w:line="288" w:lineRule="auto"/>
      </w:pPr>
      <w:r>
        <w:t>Weekly to Bi-weekly check-ins/progress updates</w:t>
      </w:r>
    </w:p>
    <w:p w14:paraId="2FC6F6C4" w14:textId="726C3090" w:rsidR="00C456CE" w:rsidRDefault="00C456CE" w:rsidP="006C2C66">
      <w:pPr>
        <w:pStyle w:val="ListParagraph"/>
        <w:numPr>
          <w:ilvl w:val="0"/>
          <w:numId w:val="6"/>
        </w:numPr>
        <w:spacing w:line="288" w:lineRule="auto"/>
      </w:pPr>
      <w:r>
        <w:t>Manual Documentation using Cello template</w:t>
      </w:r>
      <w:r w:rsidR="006C2C66">
        <w:t>.</w:t>
      </w:r>
    </w:p>
    <w:p w14:paraId="7EF57C84" w14:textId="77777777" w:rsidR="00C456CE" w:rsidRDefault="00C456CE" w:rsidP="00957A8F">
      <w:pPr>
        <w:pStyle w:val="ListParagraph"/>
        <w:numPr>
          <w:ilvl w:val="0"/>
          <w:numId w:val="6"/>
        </w:numPr>
        <w:spacing w:line="288" w:lineRule="auto"/>
      </w:pPr>
      <w:r>
        <w:t>Ability to book time for different teams.</w:t>
      </w:r>
    </w:p>
    <w:p w14:paraId="2AB6C073" w14:textId="77777777" w:rsidR="00C456CE" w:rsidRDefault="00C456CE" w:rsidP="00957A8F">
      <w:pPr>
        <w:pStyle w:val="ListParagraph"/>
        <w:numPr>
          <w:ilvl w:val="1"/>
          <w:numId w:val="6"/>
        </w:numPr>
        <w:spacing w:line="288" w:lineRule="auto"/>
      </w:pPr>
      <w:r w:rsidRPr="006E4D06">
        <w:t>Inclusive of Staff Leave times.</w:t>
      </w:r>
    </w:p>
    <w:p w14:paraId="4001D637" w14:textId="77777777" w:rsidR="00C456CE" w:rsidRDefault="00C456CE" w:rsidP="00957A8F">
      <w:pPr>
        <w:pStyle w:val="ListParagraph"/>
        <w:numPr>
          <w:ilvl w:val="0"/>
          <w:numId w:val="6"/>
        </w:numPr>
        <w:spacing w:line="288" w:lineRule="auto"/>
      </w:pPr>
      <w:r w:rsidRPr="006E4D06">
        <w:t>Dual view is required as we would need to view</w:t>
      </w:r>
      <w:r>
        <w:t>.</w:t>
      </w:r>
    </w:p>
    <w:p w14:paraId="2183DF0A" w14:textId="77777777" w:rsidR="00C456CE" w:rsidRDefault="00C456CE" w:rsidP="00957A8F">
      <w:pPr>
        <w:pStyle w:val="ListParagraph"/>
        <w:numPr>
          <w:ilvl w:val="1"/>
          <w:numId w:val="6"/>
        </w:numPr>
        <w:spacing w:line="288" w:lineRule="auto"/>
      </w:pPr>
      <w:r w:rsidRPr="006E4D06">
        <w:t xml:space="preserve">NOC (Network Operations Centre) </w:t>
      </w:r>
    </w:p>
    <w:p w14:paraId="5B103B0D" w14:textId="77777777" w:rsidR="00C456CE" w:rsidRDefault="00C456CE" w:rsidP="00957A8F">
      <w:pPr>
        <w:pStyle w:val="ListParagraph"/>
        <w:numPr>
          <w:ilvl w:val="1"/>
          <w:numId w:val="6"/>
        </w:numPr>
        <w:spacing w:line="288" w:lineRule="auto"/>
      </w:pPr>
      <w:r w:rsidRPr="006E4D06">
        <w:t xml:space="preserve">Engineering (WAN, LAN &amp; Security) planned schedules. </w:t>
      </w:r>
    </w:p>
    <w:p w14:paraId="18B65950" w14:textId="77777777" w:rsidR="00C456CE" w:rsidRDefault="00C456CE" w:rsidP="00957A8F">
      <w:pPr>
        <w:pStyle w:val="ListParagraph"/>
        <w:numPr>
          <w:ilvl w:val="0"/>
          <w:numId w:val="6"/>
        </w:numPr>
        <w:spacing w:line="288" w:lineRule="auto"/>
      </w:pPr>
      <w:r>
        <w:t>Design for the SharePoint (Only used to serve as a front-end display)</w:t>
      </w:r>
    </w:p>
    <w:p w14:paraId="268D01A5" w14:textId="77777777" w:rsidR="00C456CE" w:rsidRDefault="00C456CE" w:rsidP="00957A8F">
      <w:pPr>
        <w:pStyle w:val="ListParagraph"/>
        <w:numPr>
          <w:ilvl w:val="1"/>
          <w:numId w:val="6"/>
        </w:numPr>
        <w:spacing w:line="288" w:lineRule="auto"/>
      </w:pPr>
      <w:r>
        <w:t>Simple design</w:t>
      </w:r>
    </w:p>
    <w:p w14:paraId="0A84D788" w14:textId="77777777" w:rsidR="00C456CE" w:rsidRDefault="00C456CE" w:rsidP="00957A8F">
      <w:pPr>
        <w:pStyle w:val="ListParagraph"/>
        <w:numPr>
          <w:ilvl w:val="1"/>
          <w:numId w:val="6"/>
        </w:numPr>
        <w:spacing w:line="288" w:lineRule="auto"/>
      </w:pPr>
      <w:r>
        <w:t>Little customisation</w:t>
      </w:r>
    </w:p>
    <w:p w14:paraId="254D45EA" w14:textId="77777777" w:rsidR="00C456CE" w:rsidRDefault="00C456CE" w:rsidP="00957A8F">
      <w:pPr>
        <w:pStyle w:val="ListParagraph"/>
        <w:numPr>
          <w:ilvl w:val="0"/>
          <w:numId w:val="6"/>
        </w:numPr>
        <w:spacing w:line="288" w:lineRule="auto"/>
      </w:pPr>
      <w:r>
        <w:t>Cello Staff Management</w:t>
      </w:r>
    </w:p>
    <w:p w14:paraId="207FDCC1" w14:textId="77777777" w:rsidR="00C456CE" w:rsidRDefault="00C456CE" w:rsidP="00957A8F">
      <w:pPr>
        <w:pStyle w:val="ListParagraph"/>
        <w:numPr>
          <w:ilvl w:val="1"/>
          <w:numId w:val="6"/>
        </w:numPr>
        <w:spacing w:line="288" w:lineRule="auto"/>
      </w:pPr>
      <w:r>
        <w:t>Current Staff Status (Leave/Not on leave)</w:t>
      </w:r>
    </w:p>
    <w:p w14:paraId="64449B2C" w14:textId="2BD2EFDD" w:rsidR="00C456CE" w:rsidRDefault="00C456CE" w:rsidP="00957A8F">
      <w:pPr>
        <w:pStyle w:val="ListParagraph"/>
        <w:numPr>
          <w:ilvl w:val="0"/>
          <w:numId w:val="6"/>
        </w:numPr>
        <w:spacing w:line="288" w:lineRule="auto"/>
      </w:pPr>
      <w:r>
        <w:t>Calendar connection</w:t>
      </w:r>
    </w:p>
    <w:p w14:paraId="3701D6A1" w14:textId="77777777" w:rsidR="00C456CE" w:rsidRDefault="00C456CE" w:rsidP="00957A8F">
      <w:pPr>
        <w:pStyle w:val="ListParagraph"/>
        <w:numPr>
          <w:ilvl w:val="0"/>
          <w:numId w:val="6"/>
        </w:numPr>
        <w:spacing w:line="288" w:lineRule="auto"/>
      </w:pPr>
      <w:r>
        <w:t>Integration’s</w:t>
      </w:r>
    </w:p>
    <w:p w14:paraId="5C93AAB0" w14:textId="239304BF" w:rsidR="00C456CE" w:rsidRDefault="002C7608" w:rsidP="00957A8F">
      <w:pPr>
        <w:pStyle w:val="ListParagraph"/>
        <w:numPr>
          <w:ilvl w:val="1"/>
          <w:numId w:val="6"/>
        </w:numPr>
        <w:spacing w:line="288" w:lineRule="auto"/>
      </w:pPr>
      <w:r>
        <w:t>Auto Cello</w:t>
      </w:r>
    </w:p>
    <w:p w14:paraId="280817BA" w14:textId="77777777" w:rsidR="00C456CE" w:rsidRDefault="00C456CE" w:rsidP="00957A8F">
      <w:pPr>
        <w:pStyle w:val="ListParagraph"/>
        <w:numPr>
          <w:ilvl w:val="1"/>
          <w:numId w:val="6"/>
        </w:numPr>
        <w:spacing w:line="288" w:lineRule="auto"/>
      </w:pPr>
      <w:r>
        <w:t>Office 365</w:t>
      </w:r>
    </w:p>
    <w:p w14:paraId="598302BA" w14:textId="77777777" w:rsidR="00C456CE" w:rsidRPr="003D0C40" w:rsidRDefault="00C456CE" w:rsidP="00957A8F">
      <w:pPr>
        <w:pStyle w:val="ListParagraph"/>
        <w:numPr>
          <w:ilvl w:val="1"/>
          <w:numId w:val="6"/>
        </w:numPr>
        <w:spacing w:line="288" w:lineRule="auto"/>
      </w:pPr>
      <w:r>
        <w:t>Power Apps / JavaScript</w:t>
      </w:r>
    </w:p>
    <w:p w14:paraId="3B7BDBD4" w14:textId="77777777" w:rsidR="00C456CE" w:rsidRPr="00C456CE" w:rsidRDefault="00C456CE" w:rsidP="00C456CE"/>
    <w:p w14:paraId="4858E096" w14:textId="29020A16" w:rsidR="00E106B7" w:rsidRDefault="00E106B7" w:rsidP="00C6271B">
      <w:pPr>
        <w:pStyle w:val="Heading3"/>
      </w:pPr>
      <w:r>
        <w:t>Academic</w:t>
      </w:r>
    </w:p>
    <w:p w14:paraId="3FC69F48" w14:textId="331C6A2B" w:rsidR="00E41AF2" w:rsidRPr="00E41AF2" w:rsidRDefault="00E41AF2" w:rsidP="00E41AF2">
      <w:pPr>
        <w:pStyle w:val="ListParagraph"/>
        <w:numPr>
          <w:ilvl w:val="0"/>
          <w:numId w:val="7"/>
        </w:numPr>
      </w:pPr>
      <w:r>
        <w:t>Work Integrated Learning Agreement</w:t>
      </w:r>
    </w:p>
    <w:p w14:paraId="117951CF" w14:textId="77777777" w:rsidR="00C10258" w:rsidRDefault="00C10258" w:rsidP="00957A8F">
      <w:pPr>
        <w:pStyle w:val="ListParagraph"/>
        <w:numPr>
          <w:ilvl w:val="0"/>
          <w:numId w:val="5"/>
        </w:numPr>
        <w:spacing w:line="288" w:lineRule="auto"/>
      </w:pPr>
      <w:r>
        <w:t>Weekly summarization reviews</w:t>
      </w:r>
    </w:p>
    <w:p w14:paraId="7644369C" w14:textId="77777777" w:rsidR="00C10258" w:rsidRDefault="00C10258" w:rsidP="00957A8F">
      <w:pPr>
        <w:pStyle w:val="ListParagraph"/>
        <w:numPr>
          <w:ilvl w:val="0"/>
          <w:numId w:val="5"/>
        </w:numPr>
        <w:spacing w:line="288" w:lineRule="auto"/>
      </w:pPr>
      <w:r>
        <w:t>Continuously maintained burn-down charts, risk assessments and quality assurance</w:t>
      </w:r>
    </w:p>
    <w:p w14:paraId="31EFE94C" w14:textId="77777777" w:rsidR="00C10258" w:rsidRDefault="00C10258" w:rsidP="00957A8F">
      <w:pPr>
        <w:pStyle w:val="ListParagraph"/>
        <w:numPr>
          <w:ilvl w:val="0"/>
          <w:numId w:val="5"/>
        </w:numPr>
        <w:spacing w:line="288" w:lineRule="auto"/>
      </w:pPr>
      <w:r>
        <w:t>Project Proposal, Proposal Checklist, Project Proposal Approval Form</w:t>
      </w:r>
    </w:p>
    <w:p w14:paraId="5BD5CE5E" w14:textId="77777777" w:rsidR="00C10258" w:rsidRDefault="00C10258" w:rsidP="00957A8F">
      <w:pPr>
        <w:pStyle w:val="ListParagraph"/>
        <w:numPr>
          <w:ilvl w:val="0"/>
          <w:numId w:val="5"/>
        </w:numPr>
        <w:spacing w:line="288" w:lineRule="auto"/>
      </w:pPr>
      <w:r>
        <w:t>Methodology Essay</w:t>
      </w:r>
    </w:p>
    <w:p w14:paraId="345ACA1C" w14:textId="77777777" w:rsidR="00C10258" w:rsidRDefault="00C10258" w:rsidP="00957A8F">
      <w:pPr>
        <w:pStyle w:val="ListParagraph"/>
        <w:numPr>
          <w:ilvl w:val="0"/>
          <w:numId w:val="5"/>
        </w:numPr>
        <w:spacing w:line="288" w:lineRule="auto"/>
      </w:pPr>
      <w:r>
        <w:t>Halfway Project Report</w:t>
      </w:r>
    </w:p>
    <w:p w14:paraId="1A086579" w14:textId="77777777" w:rsidR="00C10258" w:rsidRDefault="00C10258" w:rsidP="00957A8F">
      <w:pPr>
        <w:pStyle w:val="ListParagraph"/>
        <w:numPr>
          <w:ilvl w:val="0"/>
          <w:numId w:val="5"/>
        </w:numPr>
        <w:spacing w:line="288" w:lineRule="auto"/>
      </w:pPr>
      <w:r>
        <w:t>Industry and Academic Supervisor Assessment</w:t>
      </w:r>
    </w:p>
    <w:p w14:paraId="4F298981" w14:textId="77777777" w:rsidR="00C10258" w:rsidRDefault="00C10258" w:rsidP="00957A8F">
      <w:pPr>
        <w:pStyle w:val="ListParagraph"/>
        <w:numPr>
          <w:ilvl w:val="0"/>
          <w:numId w:val="5"/>
        </w:numPr>
        <w:spacing w:line="288" w:lineRule="auto"/>
      </w:pPr>
      <w:r>
        <w:t>Final Report</w:t>
      </w:r>
    </w:p>
    <w:p w14:paraId="078CFCB3" w14:textId="77777777" w:rsidR="00C10258" w:rsidRDefault="00C10258" w:rsidP="00957A8F">
      <w:pPr>
        <w:pStyle w:val="ListParagraph"/>
        <w:numPr>
          <w:ilvl w:val="0"/>
          <w:numId w:val="5"/>
        </w:numPr>
        <w:spacing w:line="288" w:lineRule="auto"/>
      </w:pPr>
      <w:r>
        <w:t>Short Paper</w:t>
      </w:r>
    </w:p>
    <w:p w14:paraId="46C7028B" w14:textId="77777777" w:rsidR="00C10258" w:rsidRDefault="00C10258" w:rsidP="00957A8F">
      <w:pPr>
        <w:pStyle w:val="ListParagraph"/>
        <w:numPr>
          <w:ilvl w:val="0"/>
          <w:numId w:val="5"/>
        </w:numPr>
        <w:spacing w:line="288" w:lineRule="auto"/>
      </w:pPr>
      <w:r>
        <w:t>Project Poster</w:t>
      </w:r>
    </w:p>
    <w:p w14:paraId="4E49B3AD" w14:textId="571BFDEE" w:rsidR="007924BE" w:rsidRPr="00D42F71" w:rsidRDefault="00C10258" w:rsidP="00D42F71">
      <w:pPr>
        <w:pStyle w:val="ListParagraph"/>
        <w:numPr>
          <w:ilvl w:val="0"/>
          <w:numId w:val="5"/>
        </w:numPr>
        <w:spacing w:line="288" w:lineRule="auto"/>
        <w:rPr>
          <w:b/>
          <w:bCs/>
        </w:rPr>
      </w:pPr>
      <w:r>
        <w:t>Panel Presentation</w:t>
      </w:r>
    </w:p>
    <w:p w14:paraId="71C4C724" w14:textId="7721C210" w:rsidR="007924BE" w:rsidRDefault="007924BE" w:rsidP="16355196">
      <w:pPr>
        <w:pStyle w:val="Heading2"/>
      </w:pPr>
      <w:bookmarkStart w:id="19" w:name="_Toc78191732"/>
      <w:r>
        <w:lastRenderedPageBreak/>
        <w:t>Halfway Report</w:t>
      </w:r>
      <w:bookmarkEnd w:id="19"/>
    </w:p>
    <w:p w14:paraId="1323B958" w14:textId="5A029CD3" w:rsidR="008477A3" w:rsidRDefault="5A41DD80" w:rsidP="16355196">
      <w:commentRangeStart w:id="20"/>
      <w:r>
        <w:t>Th</w:t>
      </w:r>
      <w:r w:rsidR="00AB5E30">
        <w:t xml:space="preserve">ankfully the expected deliverables and </w:t>
      </w:r>
      <w:r w:rsidR="00A91BA7">
        <w:t>overall,</w:t>
      </w:r>
      <w:r w:rsidR="00AB5E30">
        <w:t xml:space="preserve"> the project has not changed between the initial project proposal and the current halfway report. </w:t>
      </w:r>
      <w:r w:rsidR="00A91BA7">
        <w:t>This has so far been a wonderful and enjoyable learning experience</w:t>
      </w:r>
      <w:r w:rsidR="007C68D7">
        <w:t xml:space="preserve"> using Power </w:t>
      </w:r>
      <w:commentRangeEnd w:id="20"/>
      <w:r w:rsidR="00883978">
        <w:rPr>
          <w:rStyle w:val="CommentReference"/>
        </w:rPr>
        <w:commentReference w:id="20"/>
      </w:r>
      <w:r w:rsidR="007C68D7">
        <w:t xml:space="preserve">Automate, Power Apps, Microsoft Lists and SharePoint. The team at Cello has also been </w:t>
      </w:r>
      <w:r w:rsidR="00072E33">
        <w:t>supportive</w:t>
      </w:r>
      <w:r w:rsidR="007C68D7">
        <w:t xml:space="preserve"> and given critical feedback through out the whole process, even with staff members </w:t>
      </w:r>
      <w:r w:rsidR="00796841">
        <w:t>looking at the current work and giving questions and feedback</w:t>
      </w:r>
      <w:r w:rsidR="00072E33">
        <w:t xml:space="preserve"> enlightening myself into changing and validating my current progression through the project as at the end of the day, they will be the users using this product</w:t>
      </w:r>
      <w:r w:rsidR="00796841">
        <w:t>.</w:t>
      </w:r>
      <w:r w:rsidR="00A36B92">
        <w:t xml:space="preserve"> I would like to comment </w:t>
      </w:r>
      <w:del w:id="21" w:author="Author">
        <w:r w:rsidR="00A36B92" w:rsidDel="00F06E89">
          <w:delText>that</w:delText>
        </w:r>
      </w:del>
      <w:ins w:id="22" w:author="Author">
        <w:r w:rsidR="00F06E89" w:rsidRPr="00F06E89">
          <w:rPr>
            <w:color w:val="FF0000"/>
          </w:rPr>
          <w:t>that</w:t>
        </w:r>
      </w:ins>
      <w:r w:rsidR="00A36B92">
        <w:t xml:space="preserve"> my personal time management and communication has been a rocky road with times where my communication has gone radio silent and</w:t>
      </w:r>
      <w:r w:rsidR="00106980">
        <w:t xml:space="preserve"> </w:t>
      </w:r>
      <w:r w:rsidR="00BE6BF8">
        <w:t xml:space="preserve">the rate of which my production levels have been should have been better and the project should have been started well underway and </w:t>
      </w:r>
      <w:r w:rsidR="008477A3">
        <w:t>be nearing completion.</w:t>
      </w:r>
    </w:p>
    <w:p w14:paraId="42820FA6" w14:textId="3147405E" w:rsidR="5A41DD80" w:rsidRDefault="008477A3" w:rsidP="16355196">
      <w:commentRangeStart w:id="23"/>
      <w:r>
        <w:t xml:space="preserve">There has been one change </w:t>
      </w:r>
      <w:del w:id="24" w:author="Author">
        <w:r w:rsidDel="00F06E89">
          <w:delText>that</w:delText>
        </w:r>
      </w:del>
      <w:ins w:id="25" w:author="Author">
        <w:r w:rsidR="00F06E89" w:rsidRPr="00F06E89">
          <w:rPr>
            <w:color w:val="FF0000"/>
          </w:rPr>
          <w:t>that</w:t>
        </w:r>
      </w:ins>
      <w:r>
        <w:t xml:space="preserve"> happened during the writing of the project proposal with a section of the project, not related to the deliverables, </w:t>
      </w:r>
      <w:r w:rsidR="00FB5607">
        <w:t>being removed due to time constraints.</w:t>
      </w:r>
      <w:r w:rsidR="00A36B92">
        <w:t xml:space="preserve"> </w:t>
      </w:r>
      <w:commentRangeEnd w:id="23"/>
      <w:r w:rsidR="000E6349">
        <w:rPr>
          <w:rStyle w:val="CommentReference"/>
        </w:rPr>
        <w:commentReference w:id="23"/>
      </w:r>
    </w:p>
    <w:p w14:paraId="458AA908" w14:textId="738367B4" w:rsidR="007924BE" w:rsidRDefault="007924BE" w:rsidP="007924BE">
      <w:pPr>
        <w:pBdr>
          <w:bottom w:val="single" w:sz="6" w:space="1" w:color="auto"/>
        </w:pBdr>
      </w:pPr>
    </w:p>
    <w:p w14:paraId="1A432DA3" w14:textId="77777777" w:rsidR="00D42F71" w:rsidRDefault="00D42F71">
      <w:pPr>
        <w:spacing w:after="200" w:line="288" w:lineRule="auto"/>
        <w:rPr>
          <w:rFonts w:asciiTheme="majorHAnsi" w:eastAsiaTheme="majorEastAsia" w:hAnsiTheme="majorHAnsi" w:cstheme="majorBidi"/>
          <w:sz w:val="40"/>
          <w:szCs w:val="40"/>
        </w:rPr>
      </w:pPr>
      <w:bookmarkStart w:id="26" w:name="_Toc78191734"/>
      <w:r>
        <w:br w:type="page"/>
      </w:r>
    </w:p>
    <w:p w14:paraId="619DBB41" w14:textId="76F46E94" w:rsidR="00CC26CC" w:rsidRDefault="001A36A1" w:rsidP="00C6271B">
      <w:pPr>
        <w:pStyle w:val="Heading1"/>
      </w:pPr>
      <w:r>
        <w:lastRenderedPageBreak/>
        <w:t>Stakeholder Management</w:t>
      </w:r>
      <w:bookmarkEnd w:id="26"/>
    </w:p>
    <w:p w14:paraId="43D8D7A6" w14:textId="157D1757" w:rsidR="00C714D9" w:rsidRPr="00C714D9" w:rsidRDefault="00E41AF2" w:rsidP="00C714D9">
      <w:r w:rsidRPr="00DD013E">
        <w:t xml:space="preserve">This section will state who the Industry and Academic stakeholders are, who are involved in the development and completion of this project. This will include names, organisation, roles, and contact details. There will also be the addition of Reporting and Meeting time schedules </w:t>
      </w:r>
      <w:del w:id="27" w:author="Author">
        <w:r w:rsidRPr="00DD013E" w:rsidDel="00F06E89">
          <w:delText>that</w:delText>
        </w:r>
      </w:del>
      <w:ins w:id="28" w:author="Author">
        <w:r w:rsidR="00F06E89" w:rsidRPr="00F06E89">
          <w:rPr>
            <w:color w:val="FF0000"/>
          </w:rPr>
          <w:t>that</w:t>
        </w:r>
      </w:ins>
      <w:r w:rsidRPr="00DD013E">
        <w:t xml:space="preserve"> will ensure the project is staying on track, meeting the objectives, and overall being completed on time.</w:t>
      </w:r>
    </w:p>
    <w:p w14:paraId="22A1F10A" w14:textId="42095F17" w:rsidR="00A446E7" w:rsidRPr="00A446E7" w:rsidRDefault="001A36A1" w:rsidP="009F6123">
      <w:pPr>
        <w:pStyle w:val="Heading2"/>
      </w:pPr>
      <w:bookmarkStart w:id="29" w:name="_Toc78191735"/>
      <w:r>
        <w:t>Project Hierarchy</w:t>
      </w:r>
      <w:bookmarkEnd w:id="29"/>
      <w:r>
        <w:t xml:space="preserve"> </w:t>
      </w:r>
    </w:p>
    <w:p w14:paraId="76F65603" w14:textId="4828BE50" w:rsidR="00A446E7" w:rsidRDefault="00A446E7" w:rsidP="005A5BE2">
      <w:pPr>
        <w:pStyle w:val="Caption"/>
        <w:keepNext/>
        <w:spacing w:line="360" w:lineRule="auto"/>
      </w:pPr>
      <w:bookmarkStart w:id="30" w:name="_Toc147494827"/>
      <w:bookmarkStart w:id="31" w:name="_Toc148054448"/>
      <w:r>
        <w:t xml:space="preserve">Table </w:t>
      </w:r>
      <w:r>
        <w:fldChar w:fldCharType="begin"/>
      </w:r>
      <w:r>
        <w:instrText>SEQ Table \* ARABIC</w:instrText>
      </w:r>
      <w:r>
        <w:fldChar w:fldCharType="separate"/>
      </w:r>
      <w:r w:rsidR="004D4835">
        <w:rPr>
          <w:noProof/>
        </w:rPr>
        <w:t>1</w:t>
      </w:r>
      <w:bookmarkEnd w:id="30"/>
      <w:bookmarkEnd w:id="31"/>
      <w:r>
        <w:fldChar w:fldCharType="end"/>
      </w:r>
    </w:p>
    <w:p w14:paraId="7F50D3A5" w14:textId="1C5D3679" w:rsidR="009F6123" w:rsidRPr="009F6123" w:rsidRDefault="009F6123" w:rsidP="009F6123">
      <w:pPr>
        <w:rPr>
          <w:i/>
          <w:iCs/>
        </w:rPr>
      </w:pPr>
      <w:r>
        <w:rPr>
          <w:i/>
          <w:iCs/>
        </w:rPr>
        <w:t>Roles and Contacts of Industry stakeholders</w:t>
      </w:r>
    </w:p>
    <w:tbl>
      <w:tblPr>
        <w:tblStyle w:val="GridTable1Light"/>
        <w:tblW w:w="0" w:type="auto"/>
        <w:tblLayout w:type="fixed"/>
        <w:tblLook w:val="04A0" w:firstRow="1" w:lastRow="0" w:firstColumn="1" w:lastColumn="0" w:noHBand="0" w:noVBand="1"/>
      </w:tblPr>
      <w:tblGrid>
        <w:gridCol w:w="1979"/>
        <w:gridCol w:w="1702"/>
        <w:gridCol w:w="2958"/>
        <w:gridCol w:w="2707"/>
      </w:tblGrid>
      <w:tr w:rsidR="00A66D70" w14:paraId="32C2BE7C" w14:textId="77777777" w:rsidTr="00821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0498B43A" w14:textId="77777777" w:rsidR="00A66D70" w:rsidRDefault="00A66D70" w:rsidP="00821DD6">
            <w:bookmarkStart w:id="32" w:name="_Toc78191736"/>
            <w:r>
              <w:t>Name</w:t>
            </w:r>
          </w:p>
        </w:tc>
        <w:tc>
          <w:tcPr>
            <w:tcW w:w="1702" w:type="dxa"/>
          </w:tcPr>
          <w:p w14:paraId="7146BFC7" w14:textId="77777777" w:rsidR="00A66D70" w:rsidRDefault="00A66D70" w:rsidP="00821DD6">
            <w:pPr>
              <w:cnfStyle w:val="100000000000" w:firstRow="1" w:lastRow="0" w:firstColumn="0" w:lastColumn="0" w:oddVBand="0" w:evenVBand="0" w:oddHBand="0" w:evenHBand="0" w:firstRowFirstColumn="0" w:firstRowLastColumn="0" w:lastRowFirstColumn="0" w:lastRowLastColumn="0"/>
            </w:pPr>
            <w:r>
              <w:t>Organisation</w:t>
            </w:r>
          </w:p>
        </w:tc>
        <w:tc>
          <w:tcPr>
            <w:tcW w:w="2958" w:type="dxa"/>
          </w:tcPr>
          <w:p w14:paraId="423823AA" w14:textId="77777777" w:rsidR="00A66D70" w:rsidRDefault="00A66D70" w:rsidP="00821DD6">
            <w:pPr>
              <w:cnfStyle w:val="100000000000" w:firstRow="1" w:lastRow="0" w:firstColumn="0" w:lastColumn="0" w:oddVBand="0" w:evenVBand="0" w:oddHBand="0" w:evenHBand="0" w:firstRowFirstColumn="0" w:firstRowLastColumn="0" w:lastRowFirstColumn="0" w:lastRowLastColumn="0"/>
            </w:pPr>
            <w:r>
              <w:t>Role</w:t>
            </w:r>
          </w:p>
        </w:tc>
        <w:tc>
          <w:tcPr>
            <w:tcW w:w="2707" w:type="dxa"/>
          </w:tcPr>
          <w:p w14:paraId="7EBCF9A9" w14:textId="77777777" w:rsidR="00A66D70" w:rsidRDefault="00A66D70" w:rsidP="00821DD6">
            <w:pPr>
              <w:cnfStyle w:val="100000000000" w:firstRow="1" w:lastRow="0" w:firstColumn="0" w:lastColumn="0" w:oddVBand="0" w:evenVBand="0" w:oddHBand="0" w:evenHBand="0" w:firstRowFirstColumn="0" w:firstRowLastColumn="0" w:lastRowFirstColumn="0" w:lastRowLastColumn="0"/>
            </w:pPr>
            <w:r>
              <w:t>Contact</w:t>
            </w:r>
          </w:p>
        </w:tc>
      </w:tr>
      <w:tr w:rsidR="00A66D70" w14:paraId="143FA4A2" w14:textId="77777777" w:rsidTr="00821DD6">
        <w:tc>
          <w:tcPr>
            <w:cnfStyle w:val="001000000000" w:firstRow="0" w:lastRow="0" w:firstColumn="1" w:lastColumn="0" w:oddVBand="0" w:evenVBand="0" w:oddHBand="0" w:evenHBand="0" w:firstRowFirstColumn="0" w:firstRowLastColumn="0" w:lastRowFirstColumn="0" w:lastRowLastColumn="0"/>
            <w:tcW w:w="1979" w:type="dxa"/>
          </w:tcPr>
          <w:p w14:paraId="741258B6" w14:textId="77777777" w:rsidR="00A66D70" w:rsidRPr="004E42A9" w:rsidRDefault="00A66D70" w:rsidP="00821DD6">
            <w:pPr>
              <w:rPr>
                <w:sz w:val="20"/>
                <w:szCs w:val="18"/>
              </w:rPr>
            </w:pPr>
            <w:r w:rsidRPr="004E42A9">
              <w:rPr>
                <w:sz w:val="20"/>
                <w:szCs w:val="18"/>
              </w:rPr>
              <w:t>Rik Rogers</w:t>
            </w:r>
          </w:p>
        </w:tc>
        <w:tc>
          <w:tcPr>
            <w:tcW w:w="1702" w:type="dxa"/>
          </w:tcPr>
          <w:p w14:paraId="7EE22AC2" w14:textId="77777777" w:rsidR="00A66D70" w:rsidRPr="004E42A9" w:rsidRDefault="00A66D70" w:rsidP="00821DD6">
            <w:pPr>
              <w:cnfStyle w:val="000000000000" w:firstRow="0" w:lastRow="0" w:firstColumn="0" w:lastColumn="0" w:oddVBand="0" w:evenVBand="0" w:oddHBand="0" w:evenHBand="0" w:firstRowFirstColumn="0" w:firstRowLastColumn="0" w:lastRowFirstColumn="0" w:lastRowLastColumn="0"/>
              <w:rPr>
                <w:sz w:val="20"/>
                <w:szCs w:val="18"/>
              </w:rPr>
            </w:pPr>
            <w:r w:rsidRPr="004E42A9">
              <w:rPr>
                <w:sz w:val="20"/>
                <w:szCs w:val="18"/>
              </w:rPr>
              <w:t>Cello</w:t>
            </w:r>
          </w:p>
        </w:tc>
        <w:tc>
          <w:tcPr>
            <w:tcW w:w="2958" w:type="dxa"/>
          </w:tcPr>
          <w:p w14:paraId="458F635D" w14:textId="77777777" w:rsidR="00A66D70" w:rsidRPr="004E42A9" w:rsidRDefault="00A66D70" w:rsidP="00821DD6">
            <w:pPr>
              <w:cnfStyle w:val="000000000000" w:firstRow="0" w:lastRow="0" w:firstColumn="0" w:lastColumn="0" w:oddVBand="0" w:evenVBand="0" w:oddHBand="0" w:evenHBand="0" w:firstRowFirstColumn="0" w:firstRowLastColumn="0" w:lastRowFirstColumn="0" w:lastRowLastColumn="0"/>
              <w:rPr>
                <w:sz w:val="20"/>
                <w:szCs w:val="18"/>
              </w:rPr>
            </w:pPr>
            <w:r w:rsidRPr="004E42A9">
              <w:rPr>
                <w:sz w:val="20"/>
                <w:szCs w:val="18"/>
              </w:rPr>
              <w:t>Director of Operations</w:t>
            </w:r>
          </w:p>
          <w:p w14:paraId="28E3CF9D" w14:textId="77777777" w:rsidR="00A66D70" w:rsidRPr="004E42A9" w:rsidRDefault="00A66D70" w:rsidP="00821DD6">
            <w:pPr>
              <w:cnfStyle w:val="000000000000" w:firstRow="0" w:lastRow="0" w:firstColumn="0" w:lastColumn="0" w:oddVBand="0" w:evenVBand="0" w:oddHBand="0" w:evenHBand="0" w:firstRowFirstColumn="0" w:firstRowLastColumn="0" w:lastRowFirstColumn="0" w:lastRowLastColumn="0"/>
              <w:rPr>
                <w:sz w:val="20"/>
                <w:szCs w:val="18"/>
              </w:rPr>
            </w:pPr>
            <w:r w:rsidRPr="004E42A9">
              <w:rPr>
                <w:sz w:val="20"/>
                <w:szCs w:val="18"/>
              </w:rPr>
              <w:t>Project Owner</w:t>
            </w:r>
          </w:p>
        </w:tc>
        <w:tc>
          <w:tcPr>
            <w:tcW w:w="2707" w:type="dxa"/>
          </w:tcPr>
          <w:p w14:paraId="46A071EE" w14:textId="77777777" w:rsidR="00A66D70" w:rsidRPr="004E42A9" w:rsidRDefault="00000000" w:rsidP="00821DD6">
            <w:pPr>
              <w:cnfStyle w:val="000000000000" w:firstRow="0" w:lastRow="0" w:firstColumn="0" w:lastColumn="0" w:oddVBand="0" w:evenVBand="0" w:oddHBand="0" w:evenHBand="0" w:firstRowFirstColumn="0" w:firstRowLastColumn="0" w:lastRowFirstColumn="0" w:lastRowLastColumn="0"/>
              <w:rPr>
                <w:sz w:val="20"/>
                <w:szCs w:val="18"/>
              </w:rPr>
            </w:pPr>
            <w:hyperlink r:id="rId13" w:history="1">
              <w:r w:rsidR="00A66D70" w:rsidRPr="004E42A9">
                <w:rPr>
                  <w:rStyle w:val="Hyperlink"/>
                  <w:sz w:val="20"/>
                  <w:szCs w:val="18"/>
                </w:rPr>
                <w:t>rik.rogers@cello.co.nz</w:t>
              </w:r>
            </w:hyperlink>
            <w:r w:rsidR="00A66D70" w:rsidRPr="004E42A9">
              <w:rPr>
                <w:sz w:val="20"/>
                <w:szCs w:val="18"/>
              </w:rPr>
              <w:t xml:space="preserve"> </w:t>
            </w:r>
          </w:p>
        </w:tc>
      </w:tr>
      <w:tr w:rsidR="00A66D70" w14:paraId="3001709E" w14:textId="77777777" w:rsidTr="00821DD6">
        <w:tc>
          <w:tcPr>
            <w:cnfStyle w:val="001000000000" w:firstRow="0" w:lastRow="0" w:firstColumn="1" w:lastColumn="0" w:oddVBand="0" w:evenVBand="0" w:oddHBand="0" w:evenHBand="0" w:firstRowFirstColumn="0" w:firstRowLastColumn="0" w:lastRowFirstColumn="0" w:lastRowLastColumn="0"/>
            <w:tcW w:w="1979" w:type="dxa"/>
          </w:tcPr>
          <w:p w14:paraId="689BA747" w14:textId="77777777" w:rsidR="00A66D70" w:rsidRPr="004E42A9" w:rsidRDefault="00A66D70" w:rsidP="00821DD6">
            <w:pPr>
              <w:rPr>
                <w:sz w:val="20"/>
                <w:szCs w:val="18"/>
              </w:rPr>
            </w:pPr>
            <w:r w:rsidRPr="004E42A9">
              <w:rPr>
                <w:sz w:val="20"/>
                <w:szCs w:val="18"/>
              </w:rPr>
              <w:t>Stephen Penfold</w:t>
            </w:r>
          </w:p>
        </w:tc>
        <w:tc>
          <w:tcPr>
            <w:tcW w:w="1702" w:type="dxa"/>
          </w:tcPr>
          <w:p w14:paraId="366D331F" w14:textId="77777777" w:rsidR="00A66D70" w:rsidRPr="004E42A9" w:rsidRDefault="00A66D70" w:rsidP="00821DD6">
            <w:pPr>
              <w:cnfStyle w:val="000000000000" w:firstRow="0" w:lastRow="0" w:firstColumn="0" w:lastColumn="0" w:oddVBand="0" w:evenVBand="0" w:oddHBand="0" w:evenHBand="0" w:firstRowFirstColumn="0" w:firstRowLastColumn="0" w:lastRowFirstColumn="0" w:lastRowLastColumn="0"/>
              <w:rPr>
                <w:sz w:val="20"/>
                <w:szCs w:val="18"/>
              </w:rPr>
            </w:pPr>
            <w:r w:rsidRPr="004E42A9">
              <w:rPr>
                <w:sz w:val="20"/>
                <w:szCs w:val="18"/>
              </w:rPr>
              <w:t>Cello</w:t>
            </w:r>
          </w:p>
        </w:tc>
        <w:tc>
          <w:tcPr>
            <w:tcW w:w="2958" w:type="dxa"/>
          </w:tcPr>
          <w:p w14:paraId="164F0E6C" w14:textId="77777777" w:rsidR="00A66D70" w:rsidRPr="004E42A9" w:rsidRDefault="00A66D70" w:rsidP="00821DD6">
            <w:pPr>
              <w:cnfStyle w:val="000000000000" w:firstRow="0" w:lastRow="0" w:firstColumn="0" w:lastColumn="0" w:oddVBand="0" w:evenVBand="0" w:oddHBand="0" w:evenHBand="0" w:firstRowFirstColumn="0" w:firstRowLastColumn="0" w:lastRowFirstColumn="0" w:lastRowLastColumn="0"/>
              <w:rPr>
                <w:sz w:val="20"/>
                <w:szCs w:val="18"/>
              </w:rPr>
            </w:pPr>
            <w:r w:rsidRPr="004E42A9">
              <w:rPr>
                <w:sz w:val="20"/>
                <w:szCs w:val="18"/>
              </w:rPr>
              <w:t>Network and Security Engineer</w:t>
            </w:r>
          </w:p>
          <w:p w14:paraId="71E8F6C2" w14:textId="77777777" w:rsidR="00A66D70" w:rsidRPr="004E42A9" w:rsidRDefault="00A66D70" w:rsidP="00821DD6">
            <w:pPr>
              <w:cnfStyle w:val="000000000000" w:firstRow="0" w:lastRow="0" w:firstColumn="0" w:lastColumn="0" w:oddVBand="0" w:evenVBand="0" w:oddHBand="0" w:evenHBand="0" w:firstRowFirstColumn="0" w:firstRowLastColumn="0" w:lastRowFirstColumn="0" w:lastRowLastColumn="0"/>
              <w:rPr>
                <w:sz w:val="20"/>
                <w:szCs w:val="18"/>
              </w:rPr>
            </w:pPr>
            <w:r w:rsidRPr="004E42A9">
              <w:rPr>
                <w:sz w:val="20"/>
                <w:szCs w:val="18"/>
              </w:rPr>
              <w:t>Industry Supervisor</w:t>
            </w:r>
          </w:p>
        </w:tc>
        <w:tc>
          <w:tcPr>
            <w:tcW w:w="2707" w:type="dxa"/>
          </w:tcPr>
          <w:p w14:paraId="114F7328" w14:textId="77777777" w:rsidR="00A66D70" w:rsidRPr="004E42A9" w:rsidRDefault="00000000" w:rsidP="00821DD6">
            <w:pPr>
              <w:cnfStyle w:val="000000000000" w:firstRow="0" w:lastRow="0" w:firstColumn="0" w:lastColumn="0" w:oddVBand="0" w:evenVBand="0" w:oddHBand="0" w:evenHBand="0" w:firstRowFirstColumn="0" w:firstRowLastColumn="0" w:lastRowFirstColumn="0" w:lastRowLastColumn="0"/>
              <w:rPr>
                <w:sz w:val="20"/>
                <w:szCs w:val="18"/>
              </w:rPr>
            </w:pPr>
            <w:hyperlink r:id="rId14" w:history="1">
              <w:r w:rsidR="00A66D70" w:rsidRPr="004E42A9">
                <w:rPr>
                  <w:rStyle w:val="Hyperlink"/>
                  <w:sz w:val="20"/>
                  <w:szCs w:val="18"/>
                </w:rPr>
                <w:t>stephen.penfold@cello.co.nz</w:t>
              </w:r>
            </w:hyperlink>
            <w:r w:rsidR="00A66D70" w:rsidRPr="004E42A9">
              <w:rPr>
                <w:sz w:val="20"/>
                <w:szCs w:val="18"/>
              </w:rPr>
              <w:t xml:space="preserve"> </w:t>
            </w:r>
          </w:p>
        </w:tc>
      </w:tr>
      <w:tr w:rsidR="00A66D70" w14:paraId="3A8B1142" w14:textId="77777777" w:rsidTr="00821DD6">
        <w:tc>
          <w:tcPr>
            <w:cnfStyle w:val="001000000000" w:firstRow="0" w:lastRow="0" w:firstColumn="1" w:lastColumn="0" w:oddVBand="0" w:evenVBand="0" w:oddHBand="0" w:evenHBand="0" w:firstRowFirstColumn="0" w:firstRowLastColumn="0" w:lastRowFirstColumn="0" w:lastRowLastColumn="0"/>
            <w:tcW w:w="1979" w:type="dxa"/>
          </w:tcPr>
          <w:p w14:paraId="424A21E2" w14:textId="77777777" w:rsidR="00A66D70" w:rsidRPr="004E42A9" w:rsidRDefault="00A66D70" w:rsidP="00821DD6">
            <w:pPr>
              <w:rPr>
                <w:sz w:val="20"/>
                <w:szCs w:val="18"/>
              </w:rPr>
            </w:pPr>
            <w:r w:rsidRPr="004E42A9">
              <w:rPr>
                <w:sz w:val="20"/>
                <w:szCs w:val="18"/>
              </w:rPr>
              <w:t>Jodi Anderson</w:t>
            </w:r>
          </w:p>
        </w:tc>
        <w:tc>
          <w:tcPr>
            <w:tcW w:w="1702" w:type="dxa"/>
          </w:tcPr>
          <w:p w14:paraId="3102B5B1" w14:textId="77777777" w:rsidR="00A66D70" w:rsidRPr="004E42A9" w:rsidRDefault="00A66D70" w:rsidP="00821DD6">
            <w:pPr>
              <w:cnfStyle w:val="000000000000" w:firstRow="0" w:lastRow="0" w:firstColumn="0" w:lastColumn="0" w:oddVBand="0" w:evenVBand="0" w:oddHBand="0" w:evenHBand="0" w:firstRowFirstColumn="0" w:firstRowLastColumn="0" w:lastRowFirstColumn="0" w:lastRowLastColumn="0"/>
              <w:rPr>
                <w:sz w:val="20"/>
                <w:szCs w:val="18"/>
              </w:rPr>
            </w:pPr>
            <w:r w:rsidRPr="004E42A9">
              <w:rPr>
                <w:sz w:val="20"/>
                <w:szCs w:val="18"/>
              </w:rPr>
              <w:t>Cello</w:t>
            </w:r>
          </w:p>
        </w:tc>
        <w:tc>
          <w:tcPr>
            <w:tcW w:w="2958" w:type="dxa"/>
          </w:tcPr>
          <w:p w14:paraId="500111EE" w14:textId="77777777" w:rsidR="00A66D70" w:rsidRPr="004E42A9" w:rsidRDefault="00A66D70" w:rsidP="00821DD6">
            <w:pPr>
              <w:cnfStyle w:val="000000000000" w:firstRow="0" w:lastRow="0" w:firstColumn="0" w:lastColumn="0" w:oddVBand="0" w:evenVBand="0" w:oddHBand="0" w:evenHBand="0" w:firstRowFirstColumn="0" w:firstRowLastColumn="0" w:lastRowFirstColumn="0" w:lastRowLastColumn="0"/>
              <w:rPr>
                <w:sz w:val="20"/>
                <w:szCs w:val="18"/>
              </w:rPr>
            </w:pPr>
            <w:r w:rsidRPr="004E42A9">
              <w:rPr>
                <w:sz w:val="20"/>
                <w:szCs w:val="18"/>
              </w:rPr>
              <w:t>Business Manager</w:t>
            </w:r>
          </w:p>
          <w:p w14:paraId="5419AE01" w14:textId="77777777" w:rsidR="00A66D70" w:rsidRPr="004E42A9" w:rsidRDefault="00A66D70" w:rsidP="00821DD6">
            <w:pPr>
              <w:cnfStyle w:val="000000000000" w:firstRow="0" w:lastRow="0" w:firstColumn="0" w:lastColumn="0" w:oddVBand="0" w:evenVBand="0" w:oddHBand="0" w:evenHBand="0" w:firstRowFirstColumn="0" w:firstRowLastColumn="0" w:lastRowFirstColumn="0" w:lastRowLastColumn="0"/>
              <w:rPr>
                <w:sz w:val="20"/>
                <w:szCs w:val="18"/>
              </w:rPr>
            </w:pPr>
            <w:r w:rsidRPr="004E42A9">
              <w:rPr>
                <w:sz w:val="20"/>
                <w:szCs w:val="18"/>
              </w:rPr>
              <w:t>Industry Supervisor</w:t>
            </w:r>
          </w:p>
        </w:tc>
        <w:tc>
          <w:tcPr>
            <w:tcW w:w="2707" w:type="dxa"/>
          </w:tcPr>
          <w:p w14:paraId="78352E55" w14:textId="77777777" w:rsidR="00A66D70" w:rsidRPr="004E42A9" w:rsidRDefault="00000000" w:rsidP="00821DD6">
            <w:pPr>
              <w:cnfStyle w:val="000000000000" w:firstRow="0" w:lastRow="0" w:firstColumn="0" w:lastColumn="0" w:oddVBand="0" w:evenVBand="0" w:oddHBand="0" w:evenHBand="0" w:firstRowFirstColumn="0" w:firstRowLastColumn="0" w:lastRowFirstColumn="0" w:lastRowLastColumn="0"/>
              <w:rPr>
                <w:sz w:val="20"/>
                <w:szCs w:val="18"/>
              </w:rPr>
            </w:pPr>
            <w:hyperlink r:id="rId15" w:history="1">
              <w:r w:rsidR="00A66D70" w:rsidRPr="004E42A9">
                <w:rPr>
                  <w:rStyle w:val="Hyperlink"/>
                  <w:sz w:val="20"/>
                  <w:szCs w:val="18"/>
                </w:rPr>
                <w:t>jodi.anderson@cello.co.nz</w:t>
              </w:r>
            </w:hyperlink>
            <w:r w:rsidR="00A66D70" w:rsidRPr="004E42A9">
              <w:rPr>
                <w:sz w:val="20"/>
                <w:szCs w:val="18"/>
              </w:rPr>
              <w:t xml:space="preserve"> </w:t>
            </w:r>
          </w:p>
          <w:p w14:paraId="2B3F6825" w14:textId="77777777" w:rsidR="00A66D70" w:rsidRPr="004E42A9" w:rsidRDefault="00A66D70" w:rsidP="00821DD6">
            <w:pPr>
              <w:cnfStyle w:val="000000000000" w:firstRow="0" w:lastRow="0" w:firstColumn="0" w:lastColumn="0" w:oddVBand="0" w:evenVBand="0" w:oddHBand="0" w:evenHBand="0" w:firstRowFirstColumn="0" w:firstRowLastColumn="0" w:lastRowFirstColumn="0" w:lastRowLastColumn="0"/>
              <w:rPr>
                <w:sz w:val="20"/>
                <w:szCs w:val="18"/>
              </w:rPr>
            </w:pPr>
          </w:p>
        </w:tc>
      </w:tr>
      <w:tr w:rsidR="004B63C5" w14:paraId="7DBCBD01" w14:textId="77777777" w:rsidTr="00821DD6">
        <w:tc>
          <w:tcPr>
            <w:cnfStyle w:val="001000000000" w:firstRow="0" w:lastRow="0" w:firstColumn="1" w:lastColumn="0" w:oddVBand="0" w:evenVBand="0" w:oddHBand="0" w:evenHBand="0" w:firstRowFirstColumn="0" w:firstRowLastColumn="0" w:lastRowFirstColumn="0" w:lastRowLastColumn="0"/>
            <w:tcW w:w="1979" w:type="dxa"/>
          </w:tcPr>
          <w:p w14:paraId="04B4E2DD" w14:textId="360AA002" w:rsidR="004B63C5" w:rsidRPr="004E42A9" w:rsidRDefault="004B63C5" w:rsidP="00821DD6">
            <w:pPr>
              <w:rPr>
                <w:sz w:val="20"/>
                <w:szCs w:val="18"/>
              </w:rPr>
            </w:pPr>
            <w:r>
              <w:rPr>
                <w:sz w:val="20"/>
                <w:szCs w:val="18"/>
              </w:rPr>
              <w:t xml:space="preserve">Marc </w:t>
            </w:r>
            <w:r w:rsidR="00E354A2">
              <w:rPr>
                <w:sz w:val="20"/>
                <w:szCs w:val="18"/>
              </w:rPr>
              <w:t>Latham</w:t>
            </w:r>
          </w:p>
        </w:tc>
        <w:tc>
          <w:tcPr>
            <w:tcW w:w="1702" w:type="dxa"/>
          </w:tcPr>
          <w:p w14:paraId="2A6FF128" w14:textId="55F315B9" w:rsidR="004B63C5" w:rsidRPr="004E42A9" w:rsidRDefault="004B63C5" w:rsidP="00821DD6">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Cello</w:t>
            </w:r>
          </w:p>
        </w:tc>
        <w:tc>
          <w:tcPr>
            <w:tcW w:w="2958" w:type="dxa"/>
          </w:tcPr>
          <w:p w14:paraId="23836034" w14:textId="111315A2" w:rsidR="004B63C5" w:rsidRPr="004E42A9" w:rsidRDefault="00B9048C" w:rsidP="00821DD6">
            <w:pPr>
              <w:cnfStyle w:val="000000000000" w:firstRow="0" w:lastRow="0" w:firstColumn="0" w:lastColumn="0" w:oddVBand="0" w:evenVBand="0" w:oddHBand="0" w:evenHBand="0" w:firstRowFirstColumn="0" w:firstRowLastColumn="0" w:lastRowFirstColumn="0" w:lastRowLastColumn="0"/>
              <w:rPr>
                <w:sz w:val="20"/>
                <w:szCs w:val="18"/>
              </w:rPr>
            </w:pPr>
            <w:r w:rsidRPr="00B9048C">
              <w:rPr>
                <w:sz w:val="20"/>
                <w:szCs w:val="18"/>
              </w:rPr>
              <w:t>Infrastructure Administrator</w:t>
            </w:r>
          </w:p>
        </w:tc>
        <w:tc>
          <w:tcPr>
            <w:tcW w:w="2707" w:type="dxa"/>
          </w:tcPr>
          <w:p w14:paraId="020E681C" w14:textId="2B068BAA" w:rsidR="004B63C5" w:rsidRPr="00E354A2" w:rsidRDefault="00000000" w:rsidP="00821DD6">
            <w:pPr>
              <w:cnfStyle w:val="000000000000" w:firstRow="0" w:lastRow="0" w:firstColumn="0" w:lastColumn="0" w:oddVBand="0" w:evenVBand="0" w:oddHBand="0" w:evenHBand="0" w:firstRowFirstColumn="0" w:firstRowLastColumn="0" w:lastRowFirstColumn="0" w:lastRowLastColumn="0"/>
              <w:rPr>
                <w:sz w:val="20"/>
                <w:szCs w:val="18"/>
              </w:rPr>
            </w:pPr>
            <w:hyperlink r:id="rId16" w:history="1">
              <w:r w:rsidR="00E354A2" w:rsidRPr="005D49E7">
                <w:rPr>
                  <w:rStyle w:val="Hyperlink"/>
                  <w:sz w:val="20"/>
                  <w:szCs w:val="18"/>
                </w:rPr>
                <w:t>marc.latham@cello.co.nz</w:t>
              </w:r>
            </w:hyperlink>
            <w:r w:rsidR="00E354A2" w:rsidRPr="004E42A9">
              <w:rPr>
                <w:sz w:val="20"/>
                <w:szCs w:val="18"/>
              </w:rPr>
              <w:t xml:space="preserve"> </w:t>
            </w:r>
          </w:p>
        </w:tc>
      </w:tr>
      <w:tr w:rsidR="00A66D70" w14:paraId="0F0001A8" w14:textId="77777777" w:rsidTr="00821DD6">
        <w:tc>
          <w:tcPr>
            <w:cnfStyle w:val="001000000000" w:firstRow="0" w:lastRow="0" w:firstColumn="1" w:lastColumn="0" w:oddVBand="0" w:evenVBand="0" w:oddHBand="0" w:evenHBand="0" w:firstRowFirstColumn="0" w:firstRowLastColumn="0" w:lastRowFirstColumn="0" w:lastRowLastColumn="0"/>
            <w:tcW w:w="1979" w:type="dxa"/>
          </w:tcPr>
          <w:p w14:paraId="0421E533" w14:textId="77777777" w:rsidR="00A66D70" w:rsidRPr="004E42A9" w:rsidRDefault="00A66D70" w:rsidP="00821DD6">
            <w:pPr>
              <w:rPr>
                <w:sz w:val="20"/>
                <w:szCs w:val="18"/>
              </w:rPr>
            </w:pPr>
            <w:r w:rsidRPr="004E42A9">
              <w:rPr>
                <w:sz w:val="20"/>
                <w:szCs w:val="18"/>
              </w:rPr>
              <w:t>Jared Ireland</w:t>
            </w:r>
          </w:p>
        </w:tc>
        <w:tc>
          <w:tcPr>
            <w:tcW w:w="1702" w:type="dxa"/>
          </w:tcPr>
          <w:p w14:paraId="23628F4D" w14:textId="77777777" w:rsidR="00A66D70" w:rsidRPr="004E42A9" w:rsidRDefault="00A66D70" w:rsidP="00821DD6">
            <w:pPr>
              <w:cnfStyle w:val="000000000000" w:firstRow="0" w:lastRow="0" w:firstColumn="0" w:lastColumn="0" w:oddVBand="0" w:evenVBand="0" w:oddHBand="0" w:evenHBand="0" w:firstRowFirstColumn="0" w:firstRowLastColumn="0" w:lastRowFirstColumn="0" w:lastRowLastColumn="0"/>
              <w:rPr>
                <w:sz w:val="20"/>
                <w:szCs w:val="18"/>
              </w:rPr>
            </w:pPr>
            <w:r w:rsidRPr="004E42A9">
              <w:rPr>
                <w:sz w:val="20"/>
                <w:szCs w:val="18"/>
              </w:rPr>
              <w:t xml:space="preserve">Ara Institute of Canterbury Ltd. </w:t>
            </w:r>
          </w:p>
        </w:tc>
        <w:tc>
          <w:tcPr>
            <w:tcW w:w="2958" w:type="dxa"/>
          </w:tcPr>
          <w:p w14:paraId="1720322D" w14:textId="3AED5BFD" w:rsidR="00A66D70" w:rsidRPr="004E42A9" w:rsidRDefault="00A66D70" w:rsidP="00821DD6">
            <w:pPr>
              <w:cnfStyle w:val="000000000000" w:firstRow="0" w:lastRow="0" w:firstColumn="0" w:lastColumn="0" w:oddVBand="0" w:evenVBand="0" w:oddHBand="0" w:evenHBand="0" w:firstRowFirstColumn="0" w:firstRowLastColumn="0" w:lastRowFirstColumn="0" w:lastRowLastColumn="0"/>
              <w:rPr>
                <w:sz w:val="20"/>
                <w:szCs w:val="18"/>
              </w:rPr>
            </w:pPr>
            <w:r w:rsidRPr="004E42A9">
              <w:rPr>
                <w:sz w:val="20"/>
                <w:szCs w:val="18"/>
              </w:rPr>
              <w:t>Ara Institute of Canterbury Student</w:t>
            </w:r>
            <w:r w:rsidRPr="004E42A9">
              <w:rPr>
                <w:sz w:val="20"/>
                <w:szCs w:val="18"/>
              </w:rPr>
              <w:br/>
              <w:t>Full Stack Developer</w:t>
            </w:r>
          </w:p>
        </w:tc>
        <w:tc>
          <w:tcPr>
            <w:tcW w:w="2707" w:type="dxa"/>
          </w:tcPr>
          <w:p w14:paraId="49319A79" w14:textId="77777777" w:rsidR="00A66D70" w:rsidRPr="004E42A9" w:rsidRDefault="00000000" w:rsidP="00821DD6">
            <w:pPr>
              <w:cnfStyle w:val="000000000000" w:firstRow="0" w:lastRow="0" w:firstColumn="0" w:lastColumn="0" w:oddVBand="0" w:evenVBand="0" w:oddHBand="0" w:evenHBand="0" w:firstRowFirstColumn="0" w:firstRowLastColumn="0" w:lastRowFirstColumn="0" w:lastRowLastColumn="0"/>
              <w:rPr>
                <w:sz w:val="20"/>
                <w:szCs w:val="18"/>
              </w:rPr>
            </w:pPr>
            <w:hyperlink r:id="rId17" w:history="1">
              <w:r w:rsidR="00A66D70" w:rsidRPr="004E42A9">
                <w:rPr>
                  <w:rStyle w:val="Hyperlink"/>
                  <w:sz w:val="20"/>
                  <w:szCs w:val="18"/>
                </w:rPr>
                <w:t>jared.ireland@cello.co.nz</w:t>
              </w:r>
            </w:hyperlink>
            <w:r w:rsidR="00A66D70" w:rsidRPr="004E42A9">
              <w:rPr>
                <w:sz w:val="20"/>
                <w:szCs w:val="18"/>
              </w:rPr>
              <w:t xml:space="preserve"> </w:t>
            </w:r>
          </w:p>
        </w:tc>
      </w:tr>
    </w:tbl>
    <w:p w14:paraId="653FD88C" w14:textId="77777777" w:rsidR="00DD013E" w:rsidRDefault="00DD013E" w:rsidP="00A124D4">
      <w:pPr>
        <w:pStyle w:val="Caption"/>
        <w:keepNext/>
      </w:pPr>
      <w:bookmarkStart w:id="33" w:name="_Toc147494828"/>
    </w:p>
    <w:p w14:paraId="13CC2CA8" w14:textId="4A7F5512" w:rsidR="00A124D4" w:rsidRDefault="00A124D4" w:rsidP="00A124D4">
      <w:pPr>
        <w:pStyle w:val="Caption"/>
        <w:keepNext/>
      </w:pPr>
      <w:bookmarkStart w:id="34" w:name="_Toc148054449"/>
      <w:r>
        <w:t xml:space="preserve">Table </w:t>
      </w:r>
      <w:r>
        <w:fldChar w:fldCharType="begin"/>
      </w:r>
      <w:r>
        <w:instrText>SEQ Table \* ARABIC</w:instrText>
      </w:r>
      <w:r>
        <w:fldChar w:fldCharType="separate"/>
      </w:r>
      <w:r w:rsidR="004D4835">
        <w:rPr>
          <w:noProof/>
        </w:rPr>
        <w:t>2</w:t>
      </w:r>
      <w:bookmarkEnd w:id="33"/>
      <w:bookmarkEnd w:id="34"/>
      <w:r>
        <w:fldChar w:fldCharType="end"/>
      </w:r>
    </w:p>
    <w:p w14:paraId="5E7EAA24" w14:textId="429C91C7" w:rsidR="00A124D4" w:rsidRPr="00A124D4" w:rsidRDefault="00A124D4" w:rsidP="00A124D4">
      <w:pPr>
        <w:rPr>
          <w:i/>
          <w:iCs/>
        </w:rPr>
      </w:pPr>
      <w:r>
        <w:rPr>
          <w:i/>
          <w:iCs/>
        </w:rPr>
        <w:t>Role and Contacts of Academic stakeholders</w:t>
      </w:r>
    </w:p>
    <w:tbl>
      <w:tblPr>
        <w:tblStyle w:val="GridTable1Light"/>
        <w:tblW w:w="0" w:type="auto"/>
        <w:tblLook w:val="04A0" w:firstRow="1" w:lastRow="0" w:firstColumn="1" w:lastColumn="0" w:noHBand="0" w:noVBand="1"/>
      </w:tblPr>
      <w:tblGrid>
        <w:gridCol w:w="2153"/>
        <w:gridCol w:w="2227"/>
        <w:gridCol w:w="2196"/>
        <w:gridCol w:w="2770"/>
      </w:tblGrid>
      <w:tr w:rsidR="00A124D4" w14:paraId="5B9EB809" w14:textId="77777777" w:rsidTr="00A124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2A826AFE" w14:textId="77777777" w:rsidR="00A124D4" w:rsidRDefault="00A124D4" w:rsidP="00821DD6">
            <w:r>
              <w:t>Name</w:t>
            </w:r>
          </w:p>
        </w:tc>
        <w:tc>
          <w:tcPr>
            <w:tcW w:w="2227" w:type="dxa"/>
          </w:tcPr>
          <w:p w14:paraId="684F6332" w14:textId="77777777" w:rsidR="00A124D4" w:rsidRDefault="00A124D4" w:rsidP="00821DD6">
            <w:pPr>
              <w:cnfStyle w:val="100000000000" w:firstRow="1" w:lastRow="0" w:firstColumn="0" w:lastColumn="0" w:oddVBand="0" w:evenVBand="0" w:oddHBand="0" w:evenHBand="0" w:firstRowFirstColumn="0" w:firstRowLastColumn="0" w:lastRowFirstColumn="0" w:lastRowLastColumn="0"/>
            </w:pPr>
            <w:r>
              <w:t>Organisation</w:t>
            </w:r>
          </w:p>
        </w:tc>
        <w:tc>
          <w:tcPr>
            <w:tcW w:w="2196" w:type="dxa"/>
          </w:tcPr>
          <w:p w14:paraId="489D5599" w14:textId="77777777" w:rsidR="00A124D4" w:rsidRDefault="00A124D4" w:rsidP="00821DD6">
            <w:pPr>
              <w:cnfStyle w:val="100000000000" w:firstRow="1" w:lastRow="0" w:firstColumn="0" w:lastColumn="0" w:oddVBand="0" w:evenVBand="0" w:oddHBand="0" w:evenHBand="0" w:firstRowFirstColumn="0" w:firstRowLastColumn="0" w:lastRowFirstColumn="0" w:lastRowLastColumn="0"/>
            </w:pPr>
            <w:r>
              <w:t>Role</w:t>
            </w:r>
          </w:p>
        </w:tc>
        <w:tc>
          <w:tcPr>
            <w:tcW w:w="2770" w:type="dxa"/>
          </w:tcPr>
          <w:p w14:paraId="56E99FA7" w14:textId="77777777" w:rsidR="00A124D4" w:rsidRDefault="00A124D4" w:rsidP="00821DD6">
            <w:pPr>
              <w:cnfStyle w:val="100000000000" w:firstRow="1" w:lastRow="0" w:firstColumn="0" w:lastColumn="0" w:oddVBand="0" w:evenVBand="0" w:oddHBand="0" w:evenHBand="0" w:firstRowFirstColumn="0" w:firstRowLastColumn="0" w:lastRowFirstColumn="0" w:lastRowLastColumn="0"/>
            </w:pPr>
            <w:r>
              <w:t>Contact</w:t>
            </w:r>
          </w:p>
        </w:tc>
      </w:tr>
      <w:tr w:rsidR="00A124D4" w14:paraId="3F65B28F" w14:textId="77777777" w:rsidTr="00A124D4">
        <w:tc>
          <w:tcPr>
            <w:cnfStyle w:val="001000000000" w:firstRow="0" w:lastRow="0" w:firstColumn="1" w:lastColumn="0" w:oddVBand="0" w:evenVBand="0" w:oddHBand="0" w:evenHBand="0" w:firstRowFirstColumn="0" w:firstRowLastColumn="0" w:lastRowFirstColumn="0" w:lastRowLastColumn="0"/>
            <w:tcW w:w="2153" w:type="dxa"/>
          </w:tcPr>
          <w:p w14:paraId="73072076" w14:textId="77777777" w:rsidR="00A124D4" w:rsidRDefault="00A124D4" w:rsidP="00821DD6">
            <w:r>
              <w:t>Dr David Weir</w:t>
            </w:r>
          </w:p>
        </w:tc>
        <w:tc>
          <w:tcPr>
            <w:tcW w:w="2227" w:type="dxa"/>
          </w:tcPr>
          <w:p w14:paraId="73753DFC" w14:textId="77777777" w:rsidR="00A124D4" w:rsidRDefault="00A124D4" w:rsidP="00821DD6">
            <w:pPr>
              <w:cnfStyle w:val="000000000000" w:firstRow="0" w:lastRow="0" w:firstColumn="0" w:lastColumn="0" w:oddVBand="0" w:evenVBand="0" w:oddHBand="0" w:evenHBand="0" w:firstRowFirstColumn="0" w:firstRowLastColumn="0" w:lastRowFirstColumn="0" w:lastRowLastColumn="0"/>
            </w:pPr>
            <w:r>
              <w:t>Ara Institute of Canterbury Ltd.</w:t>
            </w:r>
          </w:p>
        </w:tc>
        <w:tc>
          <w:tcPr>
            <w:tcW w:w="2196" w:type="dxa"/>
          </w:tcPr>
          <w:p w14:paraId="73D7D4C5" w14:textId="77777777" w:rsidR="00A124D4" w:rsidRDefault="00A124D4" w:rsidP="00821DD6">
            <w:pPr>
              <w:cnfStyle w:val="000000000000" w:firstRow="0" w:lastRow="0" w:firstColumn="0" w:lastColumn="0" w:oddVBand="0" w:evenVBand="0" w:oddHBand="0" w:evenHBand="0" w:firstRowFirstColumn="0" w:firstRowLastColumn="0" w:lastRowFirstColumn="0" w:lastRowLastColumn="0"/>
            </w:pPr>
            <w:r>
              <w:t>Academic Manager and Course Convenor</w:t>
            </w:r>
          </w:p>
        </w:tc>
        <w:tc>
          <w:tcPr>
            <w:tcW w:w="2770" w:type="dxa"/>
          </w:tcPr>
          <w:p w14:paraId="3A0A7CE2" w14:textId="77777777" w:rsidR="00A124D4" w:rsidRDefault="00000000" w:rsidP="00821DD6">
            <w:pPr>
              <w:cnfStyle w:val="000000000000" w:firstRow="0" w:lastRow="0" w:firstColumn="0" w:lastColumn="0" w:oddVBand="0" w:evenVBand="0" w:oddHBand="0" w:evenHBand="0" w:firstRowFirstColumn="0" w:firstRowLastColumn="0" w:lastRowFirstColumn="0" w:lastRowLastColumn="0"/>
            </w:pPr>
            <w:hyperlink r:id="rId18" w:history="1">
              <w:r w:rsidR="00A124D4" w:rsidRPr="00785B5A">
                <w:rPr>
                  <w:rStyle w:val="Hyperlink"/>
                </w:rPr>
                <w:t>david.weir@ara.ac.nz</w:t>
              </w:r>
            </w:hyperlink>
          </w:p>
        </w:tc>
      </w:tr>
      <w:tr w:rsidR="00A124D4" w14:paraId="0C98B4D4" w14:textId="77777777" w:rsidTr="00A124D4">
        <w:tc>
          <w:tcPr>
            <w:cnfStyle w:val="001000000000" w:firstRow="0" w:lastRow="0" w:firstColumn="1" w:lastColumn="0" w:oddVBand="0" w:evenVBand="0" w:oddHBand="0" w:evenHBand="0" w:firstRowFirstColumn="0" w:firstRowLastColumn="0" w:lastRowFirstColumn="0" w:lastRowLastColumn="0"/>
            <w:tcW w:w="2153" w:type="dxa"/>
          </w:tcPr>
          <w:p w14:paraId="3B7FE43A" w14:textId="77777777" w:rsidR="00A124D4" w:rsidRDefault="00A124D4" w:rsidP="00821DD6">
            <w:r>
              <w:t>Peter Edge</w:t>
            </w:r>
          </w:p>
        </w:tc>
        <w:tc>
          <w:tcPr>
            <w:tcW w:w="2227" w:type="dxa"/>
          </w:tcPr>
          <w:p w14:paraId="34635B77" w14:textId="77777777" w:rsidR="00A124D4" w:rsidRDefault="00A124D4" w:rsidP="00821DD6">
            <w:pPr>
              <w:cnfStyle w:val="000000000000" w:firstRow="0" w:lastRow="0" w:firstColumn="0" w:lastColumn="0" w:oddVBand="0" w:evenVBand="0" w:oddHBand="0" w:evenHBand="0" w:firstRowFirstColumn="0" w:firstRowLastColumn="0" w:lastRowFirstColumn="0" w:lastRowLastColumn="0"/>
            </w:pPr>
            <w:r>
              <w:t>Ara Institute of Canterbury Ltd.</w:t>
            </w:r>
          </w:p>
        </w:tc>
        <w:tc>
          <w:tcPr>
            <w:tcW w:w="2196" w:type="dxa"/>
          </w:tcPr>
          <w:p w14:paraId="62B8A843" w14:textId="77777777" w:rsidR="00A124D4" w:rsidRDefault="00A124D4" w:rsidP="00821DD6">
            <w:pPr>
              <w:cnfStyle w:val="000000000000" w:firstRow="0" w:lastRow="0" w:firstColumn="0" w:lastColumn="0" w:oddVBand="0" w:evenVBand="0" w:oddHBand="0" w:evenHBand="0" w:firstRowFirstColumn="0" w:firstRowLastColumn="0" w:lastRowFirstColumn="0" w:lastRowLastColumn="0"/>
            </w:pPr>
            <w:r>
              <w:t>Academic Supervisor</w:t>
            </w:r>
          </w:p>
        </w:tc>
        <w:tc>
          <w:tcPr>
            <w:tcW w:w="2770" w:type="dxa"/>
          </w:tcPr>
          <w:p w14:paraId="611C0FD8" w14:textId="77777777" w:rsidR="00A124D4" w:rsidRDefault="00000000" w:rsidP="00821DD6">
            <w:pPr>
              <w:cnfStyle w:val="000000000000" w:firstRow="0" w:lastRow="0" w:firstColumn="0" w:lastColumn="0" w:oddVBand="0" w:evenVBand="0" w:oddHBand="0" w:evenHBand="0" w:firstRowFirstColumn="0" w:firstRowLastColumn="0" w:lastRowFirstColumn="0" w:lastRowLastColumn="0"/>
            </w:pPr>
            <w:hyperlink r:id="rId19" w:history="1">
              <w:r w:rsidR="00A124D4" w:rsidRPr="0023393B">
                <w:rPr>
                  <w:rStyle w:val="Hyperlink"/>
                </w:rPr>
                <w:t>peter.edge@ara.ac.nz</w:t>
              </w:r>
            </w:hyperlink>
            <w:r w:rsidR="00A124D4">
              <w:t xml:space="preserve"> </w:t>
            </w:r>
          </w:p>
        </w:tc>
      </w:tr>
      <w:tr w:rsidR="00A124D4" w14:paraId="0DEDCFE6" w14:textId="77777777" w:rsidTr="00A124D4">
        <w:tc>
          <w:tcPr>
            <w:cnfStyle w:val="001000000000" w:firstRow="0" w:lastRow="0" w:firstColumn="1" w:lastColumn="0" w:oddVBand="0" w:evenVBand="0" w:oddHBand="0" w:evenHBand="0" w:firstRowFirstColumn="0" w:firstRowLastColumn="0" w:lastRowFirstColumn="0" w:lastRowLastColumn="0"/>
            <w:tcW w:w="2153" w:type="dxa"/>
          </w:tcPr>
          <w:p w14:paraId="595DD6F2" w14:textId="77777777" w:rsidR="00A124D4" w:rsidRDefault="00A124D4" w:rsidP="00821DD6">
            <w:r>
              <w:t>Jared Ireland</w:t>
            </w:r>
          </w:p>
        </w:tc>
        <w:tc>
          <w:tcPr>
            <w:tcW w:w="2227" w:type="dxa"/>
          </w:tcPr>
          <w:p w14:paraId="000BE905" w14:textId="77777777" w:rsidR="00A124D4" w:rsidRDefault="00A124D4" w:rsidP="00821DD6">
            <w:pPr>
              <w:cnfStyle w:val="000000000000" w:firstRow="0" w:lastRow="0" w:firstColumn="0" w:lastColumn="0" w:oddVBand="0" w:evenVBand="0" w:oddHBand="0" w:evenHBand="0" w:firstRowFirstColumn="0" w:firstRowLastColumn="0" w:lastRowFirstColumn="0" w:lastRowLastColumn="0"/>
            </w:pPr>
            <w:r>
              <w:t>Ara Institute of Canterbury Ltd.</w:t>
            </w:r>
          </w:p>
        </w:tc>
        <w:tc>
          <w:tcPr>
            <w:tcW w:w="2196" w:type="dxa"/>
          </w:tcPr>
          <w:p w14:paraId="63F715E4" w14:textId="62D41BA0" w:rsidR="00A124D4" w:rsidRDefault="00A124D4" w:rsidP="00821DD6">
            <w:pPr>
              <w:cnfStyle w:val="000000000000" w:firstRow="0" w:lastRow="0" w:firstColumn="0" w:lastColumn="0" w:oddVBand="0" w:evenVBand="0" w:oddHBand="0" w:evenHBand="0" w:firstRowFirstColumn="0" w:firstRowLastColumn="0" w:lastRowFirstColumn="0" w:lastRowLastColumn="0"/>
            </w:pPr>
            <w:r>
              <w:t>BICT Student</w:t>
            </w:r>
          </w:p>
        </w:tc>
        <w:tc>
          <w:tcPr>
            <w:tcW w:w="2770" w:type="dxa"/>
          </w:tcPr>
          <w:p w14:paraId="190FCB0F" w14:textId="77777777" w:rsidR="00A124D4" w:rsidRDefault="00000000" w:rsidP="00821DD6">
            <w:pPr>
              <w:cnfStyle w:val="000000000000" w:firstRow="0" w:lastRow="0" w:firstColumn="0" w:lastColumn="0" w:oddVBand="0" w:evenVBand="0" w:oddHBand="0" w:evenHBand="0" w:firstRowFirstColumn="0" w:firstRowLastColumn="0" w:lastRowFirstColumn="0" w:lastRowLastColumn="0"/>
            </w:pPr>
            <w:hyperlink r:id="rId20" w:history="1">
              <w:r w:rsidR="00A124D4" w:rsidRPr="00785B5A">
                <w:rPr>
                  <w:rStyle w:val="Hyperlink"/>
                </w:rPr>
                <w:t>jai0095@arastudent.ac.nz</w:t>
              </w:r>
            </w:hyperlink>
            <w:r w:rsidR="00A124D4">
              <w:t xml:space="preserve">  </w:t>
            </w:r>
          </w:p>
        </w:tc>
      </w:tr>
    </w:tbl>
    <w:p w14:paraId="22762BFE" w14:textId="77777777" w:rsidR="00A124D4" w:rsidRPr="00A124D4" w:rsidRDefault="00A124D4" w:rsidP="00A124D4"/>
    <w:p w14:paraId="3AE2A8BE" w14:textId="77777777" w:rsidR="00C852BB" w:rsidRDefault="00C852BB">
      <w:pPr>
        <w:spacing w:after="200" w:line="288" w:lineRule="auto"/>
        <w:rPr>
          <w:rFonts w:asciiTheme="majorHAnsi" w:eastAsiaTheme="majorEastAsia" w:hAnsiTheme="majorHAnsi" w:cstheme="majorBidi"/>
          <w:sz w:val="28"/>
          <w:szCs w:val="28"/>
        </w:rPr>
      </w:pPr>
      <w:r>
        <w:br w:type="page"/>
      </w:r>
    </w:p>
    <w:p w14:paraId="52A6714C" w14:textId="1D6B5D2F" w:rsidR="009A1212" w:rsidRDefault="009A1212" w:rsidP="00C6271B">
      <w:pPr>
        <w:pStyle w:val="Heading2"/>
      </w:pPr>
      <w:r>
        <w:lastRenderedPageBreak/>
        <w:t>Reporting and Meetings</w:t>
      </w:r>
      <w:bookmarkEnd w:id="32"/>
    </w:p>
    <w:p w14:paraId="5219BE78" w14:textId="77777777" w:rsidR="00410CAE" w:rsidRPr="00AE393D" w:rsidRDefault="00410CAE" w:rsidP="00410CAE">
      <w:r>
        <w:t>Meetings will be held either in person or via videoconferencing tools (Zoom, Teams etc)</w:t>
      </w:r>
    </w:p>
    <w:p w14:paraId="1DFC31BA" w14:textId="7985DF31" w:rsidR="00410CAE" w:rsidRDefault="00410CAE" w:rsidP="00410CAE">
      <w:pPr>
        <w:pStyle w:val="Caption"/>
        <w:keepNext/>
      </w:pPr>
      <w:bookmarkStart w:id="35" w:name="_Toc148054450"/>
      <w:r>
        <w:t xml:space="preserve">Table </w:t>
      </w:r>
      <w:r>
        <w:fldChar w:fldCharType="begin"/>
      </w:r>
      <w:r>
        <w:instrText>SEQ Table \* ARABIC</w:instrText>
      </w:r>
      <w:r>
        <w:fldChar w:fldCharType="separate"/>
      </w:r>
      <w:r w:rsidR="004D4835">
        <w:rPr>
          <w:noProof/>
        </w:rPr>
        <w:t>3</w:t>
      </w:r>
      <w:bookmarkEnd w:id="35"/>
      <w:r>
        <w:fldChar w:fldCharType="end"/>
      </w:r>
    </w:p>
    <w:p w14:paraId="7FD0345C" w14:textId="7AF51920" w:rsidR="00410CAE" w:rsidRPr="00410CAE" w:rsidRDefault="00410CAE" w:rsidP="00410CAE">
      <w:pPr>
        <w:rPr>
          <w:i/>
          <w:iCs/>
        </w:rPr>
      </w:pPr>
      <w:r>
        <w:rPr>
          <w:i/>
          <w:iCs/>
        </w:rPr>
        <w:t xml:space="preserve">Academic Meetings </w:t>
      </w:r>
      <w:del w:id="36" w:author="Author">
        <w:r w:rsidDel="00F06E89">
          <w:rPr>
            <w:i/>
            <w:iCs/>
          </w:rPr>
          <w:delText>that</w:delText>
        </w:r>
      </w:del>
      <w:ins w:id="37" w:author="Author">
        <w:r w:rsidR="00F06E89" w:rsidRPr="00F06E89">
          <w:rPr>
            <w:i/>
            <w:iCs/>
            <w:color w:val="FF0000"/>
          </w:rPr>
          <w:t>that</w:t>
        </w:r>
      </w:ins>
      <w:r>
        <w:rPr>
          <w:i/>
          <w:iCs/>
        </w:rPr>
        <w:t xml:space="preserve"> have </w:t>
      </w:r>
      <w:r w:rsidR="009E41DB">
        <w:rPr>
          <w:i/>
          <w:iCs/>
        </w:rPr>
        <w:t xml:space="preserve">happened over the course of the </w:t>
      </w:r>
      <w:r w:rsidR="00C817F6">
        <w:rPr>
          <w:i/>
          <w:iCs/>
        </w:rPr>
        <w:t>project</w:t>
      </w:r>
    </w:p>
    <w:tbl>
      <w:tblPr>
        <w:tblStyle w:val="GridTable1Light"/>
        <w:tblW w:w="0" w:type="auto"/>
        <w:tblLook w:val="04A0" w:firstRow="1" w:lastRow="0" w:firstColumn="1" w:lastColumn="0" w:noHBand="0" w:noVBand="1"/>
      </w:tblPr>
      <w:tblGrid>
        <w:gridCol w:w="1898"/>
        <w:gridCol w:w="1861"/>
        <w:gridCol w:w="1956"/>
        <w:gridCol w:w="1874"/>
        <w:gridCol w:w="1757"/>
      </w:tblGrid>
      <w:tr w:rsidR="00410CAE" w14:paraId="61A95577" w14:textId="77777777" w:rsidTr="16355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8" w:type="dxa"/>
          </w:tcPr>
          <w:p w14:paraId="40ACEBB1" w14:textId="77777777" w:rsidR="00410CAE" w:rsidRDefault="00410CAE" w:rsidP="00821DD6">
            <w:r>
              <w:t>Name</w:t>
            </w:r>
          </w:p>
        </w:tc>
        <w:tc>
          <w:tcPr>
            <w:tcW w:w="1861" w:type="dxa"/>
          </w:tcPr>
          <w:p w14:paraId="44DAC6EF" w14:textId="77777777" w:rsidR="00410CAE" w:rsidRDefault="00410CAE" w:rsidP="00821DD6">
            <w:pPr>
              <w:cnfStyle w:val="100000000000" w:firstRow="1" w:lastRow="0" w:firstColumn="0" w:lastColumn="0" w:oddVBand="0" w:evenVBand="0" w:oddHBand="0" w:evenHBand="0" w:firstRowFirstColumn="0" w:firstRowLastColumn="0" w:lastRowFirstColumn="0" w:lastRowLastColumn="0"/>
            </w:pPr>
            <w:r>
              <w:t>Role</w:t>
            </w:r>
          </w:p>
        </w:tc>
        <w:tc>
          <w:tcPr>
            <w:tcW w:w="1956" w:type="dxa"/>
          </w:tcPr>
          <w:p w14:paraId="180E8C4E" w14:textId="77777777" w:rsidR="00410CAE" w:rsidRDefault="00410CAE" w:rsidP="00821DD6">
            <w:pPr>
              <w:cnfStyle w:val="100000000000" w:firstRow="1" w:lastRow="0" w:firstColumn="0" w:lastColumn="0" w:oddVBand="0" w:evenVBand="0" w:oddHBand="0" w:evenHBand="0" w:firstRowFirstColumn="0" w:firstRowLastColumn="0" w:lastRowFirstColumn="0" w:lastRowLastColumn="0"/>
            </w:pPr>
            <w:r>
              <w:t>Meeting Agenda</w:t>
            </w:r>
          </w:p>
        </w:tc>
        <w:tc>
          <w:tcPr>
            <w:tcW w:w="1874" w:type="dxa"/>
          </w:tcPr>
          <w:p w14:paraId="012938C6" w14:textId="77777777" w:rsidR="00410CAE" w:rsidRDefault="00410CAE" w:rsidP="00821DD6">
            <w:pPr>
              <w:cnfStyle w:val="100000000000" w:firstRow="1" w:lastRow="0" w:firstColumn="0" w:lastColumn="0" w:oddVBand="0" w:evenVBand="0" w:oddHBand="0" w:evenHBand="0" w:firstRowFirstColumn="0" w:firstRowLastColumn="0" w:lastRowFirstColumn="0" w:lastRowLastColumn="0"/>
            </w:pPr>
            <w:r>
              <w:t>Data and Time</w:t>
            </w:r>
          </w:p>
        </w:tc>
        <w:tc>
          <w:tcPr>
            <w:tcW w:w="1757" w:type="dxa"/>
          </w:tcPr>
          <w:p w14:paraId="2573AC65" w14:textId="77777777" w:rsidR="00410CAE" w:rsidRDefault="00410CAE" w:rsidP="00821DD6">
            <w:pPr>
              <w:cnfStyle w:val="100000000000" w:firstRow="1" w:lastRow="0" w:firstColumn="0" w:lastColumn="0" w:oddVBand="0" w:evenVBand="0" w:oddHBand="0" w:evenHBand="0" w:firstRowFirstColumn="0" w:firstRowLastColumn="0" w:lastRowFirstColumn="0" w:lastRowLastColumn="0"/>
            </w:pPr>
            <w:r>
              <w:t>Location</w:t>
            </w:r>
          </w:p>
        </w:tc>
      </w:tr>
      <w:tr w:rsidR="00410CAE" w14:paraId="0EE2C2D7" w14:textId="77777777" w:rsidTr="16355196">
        <w:tc>
          <w:tcPr>
            <w:cnfStyle w:val="001000000000" w:firstRow="0" w:lastRow="0" w:firstColumn="1" w:lastColumn="0" w:oddVBand="0" w:evenVBand="0" w:oddHBand="0" w:evenHBand="0" w:firstRowFirstColumn="0" w:firstRowLastColumn="0" w:lastRowFirstColumn="0" w:lastRowLastColumn="0"/>
            <w:tcW w:w="1898" w:type="dxa"/>
          </w:tcPr>
          <w:p w14:paraId="3840931B" w14:textId="77777777" w:rsidR="00410CAE" w:rsidRDefault="00410CAE" w:rsidP="00821DD6">
            <w:pPr>
              <w:rPr>
                <w:b w:val="0"/>
                <w:bCs w:val="0"/>
              </w:rPr>
            </w:pPr>
            <w:r>
              <w:t>Dr David Weir</w:t>
            </w:r>
          </w:p>
          <w:p w14:paraId="20583EF0" w14:textId="77777777" w:rsidR="00410CAE" w:rsidRDefault="00410CAE" w:rsidP="00821DD6">
            <w:r>
              <w:t>Phillip Roxborogh</w:t>
            </w:r>
          </w:p>
        </w:tc>
        <w:tc>
          <w:tcPr>
            <w:tcW w:w="1861" w:type="dxa"/>
          </w:tcPr>
          <w:p w14:paraId="747345A4" w14:textId="77777777" w:rsidR="00410CAE" w:rsidRDefault="00410CAE" w:rsidP="00821DD6">
            <w:pPr>
              <w:cnfStyle w:val="000000000000" w:firstRow="0" w:lastRow="0" w:firstColumn="0" w:lastColumn="0" w:oddVBand="0" w:evenVBand="0" w:oddHBand="0" w:evenHBand="0" w:firstRowFirstColumn="0" w:firstRowLastColumn="0" w:lastRowFirstColumn="0" w:lastRowLastColumn="0"/>
            </w:pPr>
            <w:r>
              <w:t>Course Convenor</w:t>
            </w:r>
          </w:p>
          <w:p w14:paraId="05439739" w14:textId="77777777" w:rsidR="00410CAE" w:rsidRDefault="00410CAE" w:rsidP="00821DD6">
            <w:pPr>
              <w:cnfStyle w:val="000000000000" w:firstRow="0" w:lastRow="0" w:firstColumn="0" w:lastColumn="0" w:oddVBand="0" w:evenVBand="0" w:oddHBand="0" w:evenHBand="0" w:firstRowFirstColumn="0" w:firstRowLastColumn="0" w:lastRowFirstColumn="0" w:lastRowLastColumn="0"/>
            </w:pPr>
            <w:r>
              <w:t>Lecturer</w:t>
            </w:r>
          </w:p>
        </w:tc>
        <w:tc>
          <w:tcPr>
            <w:tcW w:w="1956" w:type="dxa"/>
          </w:tcPr>
          <w:p w14:paraId="0D0D15E4" w14:textId="77777777" w:rsidR="00410CAE" w:rsidRDefault="00410CAE" w:rsidP="00821DD6">
            <w:pPr>
              <w:cnfStyle w:val="000000000000" w:firstRow="0" w:lastRow="0" w:firstColumn="0" w:lastColumn="0" w:oddVBand="0" w:evenVBand="0" w:oddHBand="0" w:evenHBand="0" w:firstRowFirstColumn="0" w:firstRowLastColumn="0" w:lastRowFirstColumn="0" w:lastRowLastColumn="0"/>
            </w:pPr>
            <w:r>
              <w:t>BCIS309 Class Attendance</w:t>
            </w:r>
          </w:p>
        </w:tc>
        <w:tc>
          <w:tcPr>
            <w:tcW w:w="1874" w:type="dxa"/>
          </w:tcPr>
          <w:p w14:paraId="4A0D7770" w14:textId="77777777" w:rsidR="00410CAE" w:rsidRDefault="00410CAE" w:rsidP="00821DD6">
            <w:pPr>
              <w:cnfStyle w:val="000000000000" w:firstRow="0" w:lastRow="0" w:firstColumn="0" w:lastColumn="0" w:oddVBand="0" w:evenVBand="0" w:oddHBand="0" w:evenHBand="0" w:firstRowFirstColumn="0" w:firstRowLastColumn="0" w:lastRowFirstColumn="0" w:lastRowLastColumn="0"/>
            </w:pPr>
            <w:r>
              <w:t>Monday 3-5pm</w:t>
            </w:r>
          </w:p>
          <w:p w14:paraId="01ABD297" w14:textId="77777777" w:rsidR="00410CAE" w:rsidRDefault="00410CAE" w:rsidP="00821DD6">
            <w:pPr>
              <w:cnfStyle w:val="000000000000" w:firstRow="0" w:lastRow="0" w:firstColumn="0" w:lastColumn="0" w:oddVBand="0" w:evenVBand="0" w:oddHBand="0" w:evenHBand="0" w:firstRowFirstColumn="0" w:firstRowLastColumn="0" w:lastRowFirstColumn="0" w:lastRowLastColumn="0"/>
            </w:pPr>
            <w:r>
              <w:t>Thursday 1-3pm</w:t>
            </w:r>
          </w:p>
        </w:tc>
        <w:tc>
          <w:tcPr>
            <w:tcW w:w="1757" w:type="dxa"/>
          </w:tcPr>
          <w:p w14:paraId="37BAA899" w14:textId="77777777" w:rsidR="00410CAE" w:rsidRDefault="00410CAE" w:rsidP="00821DD6">
            <w:pPr>
              <w:cnfStyle w:val="000000000000" w:firstRow="0" w:lastRow="0" w:firstColumn="0" w:lastColumn="0" w:oddVBand="0" w:evenVBand="0" w:oddHBand="0" w:evenHBand="0" w:firstRowFirstColumn="0" w:firstRowLastColumn="0" w:lastRowFirstColumn="0" w:lastRowLastColumn="0"/>
            </w:pPr>
            <w:r>
              <w:t>S169</w:t>
            </w:r>
          </w:p>
        </w:tc>
      </w:tr>
      <w:tr w:rsidR="00410CAE" w14:paraId="569F5B03" w14:textId="77777777" w:rsidTr="16355196">
        <w:trPr>
          <w:trHeight w:val="364"/>
        </w:trPr>
        <w:tc>
          <w:tcPr>
            <w:cnfStyle w:val="001000000000" w:firstRow="0" w:lastRow="0" w:firstColumn="1" w:lastColumn="0" w:oddVBand="0" w:evenVBand="0" w:oddHBand="0" w:evenHBand="0" w:firstRowFirstColumn="0" w:firstRowLastColumn="0" w:lastRowFirstColumn="0" w:lastRowLastColumn="0"/>
            <w:tcW w:w="1898" w:type="dxa"/>
          </w:tcPr>
          <w:p w14:paraId="043E0F9B" w14:textId="0D7A961D" w:rsidR="00410CAE" w:rsidRDefault="00A41929" w:rsidP="00821DD6">
            <w:r>
              <w:t>Peter</w:t>
            </w:r>
            <w:r w:rsidR="00EA146F">
              <w:t xml:space="preserve"> </w:t>
            </w:r>
            <w:r w:rsidR="00CA0F2D">
              <w:t>Ed</w:t>
            </w:r>
            <w:r w:rsidR="00A01D7F">
              <w:t>ge</w:t>
            </w:r>
          </w:p>
        </w:tc>
        <w:tc>
          <w:tcPr>
            <w:tcW w:w="1861" w:type="dxa"/>
          </w:tcPr>
          <w:p w14:paraId="244C8405" w14:textId="5E6DA59B" w:rsidR="00410CAE" w:rsidRDefault="00A01D7F" w:rsidP="00821DD6">
            <w:pPr>
              <w:cnfStyle w:val="000000000000" w:firstRow="0" w:lastRow="0" w:firstColumn="0" w:lastColumn="0" w:oddVBand="0" w:evenVBand="0" w:oddHBand="0" w:evenHBand="0" w:firstRowFirstColumn="0" w:firstRowLastColumn="0" w:lastRowFirstColumn="0" w:lastRowLastColumn="0"/>
            </w:pPr>
            <w:r>
              <w:t>Academic Supervisor</w:t>
            </w:r>
          </w:p>
        </w:tc>
        <w:tc>
          <w:tcPr>
            <w:tcW w:w="1956" w:type="dxa"/>
          </w:tcPr>
          <w:p w14:paraId="267178FA" w14:textId="14EA84A0" w:rsidR="00410CAE" w:rsidRDefault="00A01D7F" w:rsidP="00821DD6">
            <w:pPr>
              <w:cnfStyle w:val="000000000000" w:firstRow="0" w:lastRow="0" w:firstColumn="0" w:lastColumn="0" w:oddVBand="0" w:evenVBand="0" w:oddHBand="0" w:evenHBand="0" w:firstRowFirstColumn="0" w:firstRowLastColumn="0" w:lastRowFirstColumn="0" w:lastRowLastColumn="0"/>
            </w:pPr>
            <w:r>
              <w:t>Initial Meeting</w:t>
            </w:r>
          </w:p>
        </w:tc>
        <w:tc>
          <w:tcPr>
            <w:tcW w:w="1874" w:type="dxa"/>
          </w:tcPr>
          <w:p w14:paraId="6A0F42E4" w14:textId="33875E75" w:rsidR="57E863D1" w:rsidRDefault="57E863D1">
            <w:pPr>
              <w:cnfStyle w:val="000000000000" w:firstRow="0" w:lastRow="0" w:firstColumn="0" w:lastColumn="0" w:oddVBand="0" w:evenVBand="0" w:oddHBand="0" w:evenHBand="0" w:firstRowFirstColumn="0" w:firstRowLastColumn="0" w:lastRowFirstColumn="0" w:lastRowLastColumn="0"/>
            </w:pPr>
            <w:r>
              <w:t>Tuesday</w:t>
            </w:r>
          </w:p>
          <w:p w14:paraId="6EFFA3F4" w14:textId="669E0E79" w:rsidR="00410CAE" w:rsidRDefault="009E2794" w:rsidP="00821DD6">
            <w:pPr>
              <w:cnfStyle w:val="000000000000" w:firstRow="0" w:lastRow="0" w:firstColumn="0" w:lastColumn="0" w:oddVBand="0" w:evenVBand="0" w:oddHBand="0" w:evenHBand="0" w:firstRowFirstColumn="0" w:firstRowLastColumn="0" w:lastRowFirstColumn="0" w:lastRowLastColumn="0"/>
            </w:pPr>
            <w:r>
              <w:t>8:30 – 9:00</w:t>
            </w:r>
          </w:p>
        </w:tc>
        <w:tc>
          <w:tcPr>
            <w:tcW w:w="1757" w:type="dxa"/>
          </w:tcPr>
          <w:p w14:paraId="6041C7EB" w14:textId="6FFBB6FB" w:rsidR="00410CAE" w:rsidRDefault="009E2794" w:rsidP="00821DD6">
            <w:pPr>
              <w:cnfStyle w:val="000000000000" w:firstRow="0" w:lastRow="0" w:firstColumn="0" w:lastColumn="0" w:oddVBand="0" w:evenVBand="0" w:oddHBand="0" w:evenHBand="0" w:firstRowFirstColumn="0" w:firstRowLastColumn="0" w:lastRowFirstColumn="0" w:lastRowLastColumn="0"/>
            </w:pPr>
            <w:r>
              <w:t>S569</w:t>
            </w:r>
          </w:p>
        </w:tc>
      </w:tr>
      <w:tr w:rsidR="00A01D7F" w14:paraId="5522075B" w14:textId="77777777" w:rsidTr="16355196">
        <w:trPr>
          <w:trHeight w:val="364"/>
        </w:trPr>
        <w:tc>
          <w:tcPr>
            <w:cnfStyle w:val="001000000000" w:firstRow="0" w:lastRow="0" w:firstColumn="1" w:lastColumn="0" w:oddVBand="0" w:evenVBand="0" w:oddHBand="0" w:evenHBand="0" w:firstRowFirstColumn="0" w:firstRowLastColumn="0" w:lastRowFirstColumn="0" w:lastRowLastColumn="0"/>
            <w:tcW w:w="1898" w:type="dxa"/>
          </w:tcPr>
          <w:p w14:paraId="0A596D7B" w14:textId="52075497" w:rsidR="00A01D7F" w:rsidRDefault="00A01D7F" w:rsidP="00A01D7F">
            <w:r>
              <w:t>Peter Edge</w:t>
            </w:r>
          </w:p>
        </w:tc>
        <w:tc>
          <w:tcPr>
            <w:tcW w:w="1861" w:type="dxa"/>
          </w:tcPr>
          <w:p w14:paraId="23C9B10C" w14:textId="1183BBA9" w:rsidR="00A01D7F" w:rsidRDefault="00A01D7F" w:rsidP="00A01D7F">
            <w:pPr>
              <w:cnfStyle w:val="000000000000" w:firstRow="0" w:lastRow="0" w:firstColumn="0" w:lastColumn="0" w:oddVBand="0" w:evenVBand="0" w:oddHBand="0" w:evenHBand="0" w:firstRowFirstColumn="0" w:firstRowLastColumn="0" w:lastRowFirstColumn="0" w:lastRowLastColumn="0"/>
            </w:pPr>
            <w:r>
              <w:t>Academic Supervisor</w:t>
            </w:r>
          </w:p>
        </w:tc>
        <w:tc>
          <w:tcPr>
            <w:tcW w:w="1956" w:type="dxa"/>
          </w:tcPr>
          <w:p w14:paraId="0B99D707" w14:textId="557CB899" w:rsidR="00A01D7F" w:rsidRDefault="00A01D7F" w:rsidP="00A01D7F">
            <w:pPr>
              <w:cnfStyle w:val="000000000000" w:firstRow="0" w:lastRow="0" w:firstColumn="0" w:lastColumn="0" w:oddVBand="0" w:evenVBand="0" w:oddHBand="0" w:evenHBand="0" w:firstRowFirstColumn="0" w:firstRowLastColumn="0" w:lastRowFirstColumn="0" w:lastRowLastColumn="0"/>
            </w:pPr>
            <w:r>
              <w:t xml:space="preserve">Project Proposal </w:t>
            </w:r>
            <w:r w:rsidR="009E2794">
              <w:t>Check over</w:t>
            </w:r>
          </w:p>
        </w:tc>
        <w:tc>
          <w:tcPr>
            <w:tcW w:w="1874" w:type="dxa"/>
          </w:tcPr>
          <w:p w14:paraId="604A23D5" w14:textId="596DFF7C" w:rsidR="16797042" w:rsidRDefault="16797042">
            <w:pPr>
              <w:cnfStyle w:val="000000000000" w:firstRow="0" w:lastRow="0" w:firstColumn="0" w:lastColumn="0" w:oddVBand="0" w:evenVBand="0" w:oddHBand="0" w:evenHBand="0" w:firstRowFirstColumn="0" w:firstRowLastColumn="0" w:lastRowFirstColumn="0" w:lastRowLastColumn="0"/>
            </w:pPr>
            <w:r>
              <w:t>Tuesday</w:t>
            </w:r>
          </w:p>
          <w:p w14:paraId="27DAEDD4" w14:textId="1A02B662" w:rsidR="00A01D7F" w:rsidRDefault="009E2794" w:rsidP="00A01D7F">
            <w:pPr>
              <w:cnfStyle w:val="000000000000" w:firstRow="0" w:lastRow="0" w:firstColumn="0" w:lastColumn="0" w:oddVBand="0" w:evenVBand="0" w:oddHBand="0" w:evenHBand="0" w:firstRowFirstColumn="0" w:firstRowLastColumn="0" w:lastRowFirstColumn="0" w:lastRowLastColumn="0"/>
            </w:pPr>
            <w:r>
              <w:t>8:30 – 9:00</w:t>
            </w:r>
          </w:p>
        </w:tc>
        <w:tc>
          <w:tcPr>
            <w:tcW w:w="1757" w:type="dxa"/>
          </w:tcPr>
          <w:p w14:paraId="14E2A008" w14:textId="29459FAA" w:rsidR="009E2794" w:rsidRDefault="009E2794" w:rsidP="00A01D7F">
            <w:pPr>
              <w:cnfStyle w:val="000000000000" w:firstRow="0" w:lastRow="0" w:firstColumn="0" w:lastColumn="0" w:oddVBand="0" w:evenVBand="0" w:oddHBand="0" w:evenHBand="0" w:firstRowFirstColumn="0" w:firstRowLastColumn="0" w:lastRowFirstColumn="0" w:lastRowLastColumn="0"/>
            </w:pPr>
            <w:r>
              <w:t>S569</w:t>
            </w:r>
          </w:p>
        </w:tc>
      </w:tr>
      <w:tr w:rsidR="009E2794" w14:paraId="1C1D39F1" w14:textId="77777777" w:rsidTr="16355196">
        <w:trPr>
          <w:trHeight w:val="364"/>
        </w:trPr>
        <w:tc>
          <w:tcPr>
            <w:cnfStyle w:val="001000000000" w:firstRow="0" w:lastRow="0" w:firstColumn="1" w:lastColumn="0" w:oddVBand="0" w:evenVBand="0" w:oddHBand="0" w:evenHBand="0" w:firstRowFirstColumn="0" w:firstRowLastColumn="0" w:lastRowFirstColumn="0" w:lastRowLastColumn="0"/>
            <w:tcW w:w="1898" w:type="dxa"/>
          </w:tcPr>
          <w:p w14:paraId="0F433326" w14:textId="74D6D987" w:rsidR="009E2794" w:rsidRDefault="009E2794" w:rsidP="009E2794">
            <w:r>
              <w:t>Peter Edge</w:t>
            </w:r>
          </w:p>
        </w:tc>
        <w:tc>
          <w:tcPr>
            <w:tcW w:w="1861" w:type="dxa"/>
          </w:tcPr>
          <w:p w14:paraId="200DF174" w14:textId="7B7EF3AE" w:rsidR="009E2794" w:rsidRDefault="009E2794" w:rsidP="009E2794">
            <w:pPr>
              <w:cnfStyle w:val="000000000000" w:firstRow="0" w:lastRow="0" w:firstColumn="0" w:lastColumn="0" w:oddVBand="0" w:evenVBand="0" w:oddHBand="0" w:evenHBand="0" w:firstRowFirstColumn="0" w:firstRowLastColumn="0" w:lastRowFirstColumn="0" w:lastRowLastColumn="0"/>
            </w:pPr>
            <w:r>
              <w:t>Academic Supervisor</w:t>
            </w:r>
          </w:p>
        </w:tc>
        <w:tc>
          <w:tcPr>
            <w:tcW w:w="1956" w:type="dxa"/>
          </w:tcPr>
          <w:p w14:paraId="51F4AEE7" w14:textId="791E8235" w:rsidR="009E2794" w:rsidRDefault="009E2794" w:rsidP="009E2794">
            <w:pPr>
              <w:cnfStyle w:val="000000000000" w:firstRow="0" w:lastRow="0" w:firstColumn="0" w:lastColumn="0" w:oddVBand="0" w:evenVBand="0" w:oddHBand="0" w:evenHBand="0" w:firstRowFirstColumn="0" w:firstRowLastColumn="0" w:lastRowFirstColumn="0" w:lastRowLastColumn="0"/>
            </w:pPr>
            <w:r>
              <w:t>Project Status and Check in</w:t>
            </w:r>
          </w:p>
        </w:tc>
        <w:tc>
          <w:tcPr>
            <w:tcW w:w="1874" w:type="dxa"/>
          </w:tcPr>
          <w:p w14:paraId="0BDF49F5" w14:textId="112050BD" w:rsidR="5D733837" w:rsidRDefault="5D733837">
            <w:pPr>
              <w:cnfStyle w:val="000000000000" w:firstRow="0" w:lastRow="0" w:firstColumn="0" w:lastColumn="0" w:oddVBand="0" w:evenVBand="0" w:oddHBand="0" w:evenHBand="0" w:firstRowFirstColumn="0" w:firstRowLastColumn="0" w:lastRowFirstColumn="0" w:lastRowLastColumn="0"/>
            </w:pPr>
            <w:r>
              <w:t>Tuesday</w:t>
            </w:r>
          </w:p>
          <w:p w14:paraId="32E6C3DD" w14:textId="09A451EA" w:rsidR="009E2794" w:rsidRDefault="009E2794" w:rsidP="009E2794">
            <w:pPr>
              <w:cnfStyle w:val="000000000000" w:firstRow="0" w:lastRow="0" w:firstColumn="0" w:lastColumn="0" w:oddVBand="0" w:evenVBand="0" w:oddHBand="0" w:evenHBand="0" w:firstRowFirstColumn="0" w:firstRowLastColumn="0" w:lastRowFirstColumn="0" w:lastRowLastColumn="0"/>
            </w:pPr>
            <w:r>
              <w:t>8:30 – 9:00</w:t>
            </w:r>
          </w:p>
        </w:tc>
        <w:tc>
          <w:tcPr>
            <w:tcW w:w="1757" w:type="dxa"/>
          </w:tcPr>
          <w:p w14:paraId="59F4B6FF" w14:textId="26A7BA44" w:rsidR="009E2794" w:rsidRDefault="009E2794" w:rsidP="009E2794">
            <w:pPr>
              <w:cnfStyle w:val="000000000000" w:firstRow="0" w:lastRow="0" w:firstColumn="0" w:lastColumn="0" w:oddVBand="0" w:evenVBand="0" w:oddHBand="0" w:evenHBand="0" w:firstRowFirstColumn="0" w:firstRowLastColumn="0" w:lastRowFirstColumn="0" w:lastRowLastColumn="0"/>
            </w:pPr>
            <w:r>
              <w:t>S569</w:t>
            </w:r>
          </w:p>
        </w:tc>
      </w:tr>
      <w:tr w:rsidR="16355196" w14:paraId="24B1C030" w14:textId="77777777" w:rsidTr="16355196">
        <w:trPr>
          <w:trHeight w:val="364"/>
        </w:trPr>
        <w:tc>
          <w:tcPr>
            <w:cnfStyle w:val="001000000000" w:firstRow="0" w:lastRow="0" w:firstColumn="1" w:lastColumn="0" w:oddVBand="0" w:evenVBand="0" w:oddHBand="0" w:evenHBand="0" w:firstRowFirstColumn="0" w:firstRowLastColumn="0" w:lastRowFirstColumn="0" w:lastRowLastColumn="0"/>
            <w:tcW w:w="1898" w:type="dxa"/>
          </w:tcPr>
          <w:p w14:paraId="486603E5" w14:textId="23EBEF81" w:rsidR="69F5025B" w:rsidRDefault="69F5025B" w:rsidP="16355196">
            <w:r>
              <w:t>Peter Edge</w:t>
            </w:r>
          </w:p>
        </w:tc>
        <w:tc>
          <w:tcPr>
            <w:tcW w:w="1861" w:type="dxa"/>
          </w:tcPr>
          <w:p w14:paraId="6DA9F161" w14:textId="37E0D1BE" w:rsidR="69F5025B" w:rsidRDefault="69F5025B" w:rsidP="16355196">
            <w:pPr>
              <w:cnfStyle w:val="000000000000" w:firstRow="0" w:lastRow="0" w:firstColumn="0" w:lastColumn="0" w:oddVBand="0" w:evenVBand="0" w:oddHBand="0" w:evenHBand="0" w:firstRowFirstColumn="0" w:firstRowLastColumn="0" w:lastRowFirstColumn="0" w:lastRowLastColumn="0"/>
            </w:pPr>
            <w:r>
              <w:t>Academic Supervisor</w:t>
            </w:r>
          </w:p>
        </w:tc>
        <w:tc>
          <w:tcPr>
            <w:tcW w:w="1956" w:type="dxa"/>
          </w:tcPr>
          <w:p w14:paraId="6D484D87" w14:textId="03B29CDF" w:rsidR="69F5025B" w:rsidRDefault="69F5025B" w:rsidP="16355196">
            <w:pPr>
              <w:cnfStyle w:val="000000000000" w:firstRow="0" w:lastRow="0" w:firstColumn="0" w:lastColumn="0" w:oddVBand="0" w:evenVBand="0" w:oddHBand="0" w:evenHBand="0" w:firstRowFirstColumn="0" w:firstRowLastColumn="0" w:lastRowFirstColumn="0" w:lastRowLastColumn="0"/>
            </w:pPr>
            <w:r>
              <w:t xml:space="preserve">Project Status and Check in </w:t>
            </w:r>
          </w:p>
        </w:tc>
        <w:tc>
          <w:tcPr>
            <w:tcW w:w="1874" w:type="dxa"/>
          </w:tcPr>
          <w:p w14:paraId="77AECF62" w14:textId="702F9117" w:rsidR="69F5025B" w:rsidRDefault="69F5025B" w:rsidP="16355196">
            <w:pPr>
              <w:cnfStyle w:val="000000000000" w:firstRow="0" w:lastRow="0" w:firstColumn="0" w:lastColumn="0" w:oddVBand="0" w:evenVBand="0" w:oddHBand="0" w:evenHBand="0" w:firstRowFirstColumn="0" w:firstRowLastColumn="0" w:lastRowFirstColumn="0" w:lastRowLastColumn="0"/>
            </w:pPr>
            <w:r>
              <w:t>Thursday</w:t>
            </w:r>
            <w:r w:rsidR="004E6873">
              <w:t>’s</w:t>
            </w:r>
          </w:p>
          <w:p w14:paraId="173BB963" w14:textId="5B3C4A83" w:rsidR="69F5025B" w:rsidRDefault="69F5025B" w:rsidP="16355196">
            <w:pPr>
              <w:cnfStyle w:val="000000000000" w:firstRow="0" w:lastRow="0" w:firstColumn="0" w:lastColumn="0" w:oddVBand="0" w:evenVBand="0" w:oddHBand="0" w:evenHBand="0" w:firstRowFirstColumn="0" w:firstRowLastColumn="0" w:lastRowFirstColumn="0" w:lastRowLastColumn="0"/>
            </w:pPr>
            <w:r>
              <w:t>10-10:30</w:t>
            </w:r>
          </w:p>
        </w:tc>
        <w:tc>
          <w:tcPr>
            <w:tcW w:w="1757" w:type="dxa"/>
          </w:tcPr>
          <w:p w14:paraId="7823BD47" w14:textId="0706F906" w:rsidR="69F5025B" w:rsidRDefault="69F5025B" w:rsidP="16355196">
            <w:pPr>
              <w:cnfStyle w:val="000000000000" w:firstRow="0" w:lastRow="0" w:firstColumn="0" w:lastColumn="0" w:oddVBand="0" w:evenVBand="0" w:oddHBand="0" w:evenHBand="0" w:firstRowFirstColumn="0" w:firstRowLastColumn="0" w:lastRowFirstColumn="0" w:lastRowLastColumn="0"/>
            </w:pPr>
            <w:r>
              <w:t>Teams</w:t>
            </w:r>
          </w:p>
        </w:tc>
      </w:tr>
    </w:tbl>
    <w:p w14:paraId="6E25199B" w14:textId="77777777" w:rsidR="00340725" w:rsidRDefault="00340725">
      <w:pPr>
        <w:spacing w:after="200"/>
        <w:rPr>
          <w:b/>
          <w:bCs/>
        </w:rPr>
      </w:pPr>
    </w:p>
    <w:p w14:paraId="380495F2" w14:textId="4EE72E05" w:rsidR="009E2794" w:rsidRDefault="009E2794" w:rsidP="009E2794">
      <w:pPr>
        <w:pStyle w:val="Caption"/>
        <w:keepNext/>
      </w:pPr>
      <w:bookmarkStart w:id="38" w:name="_Toc148054451"/>
      <w:r>
        <w:t xml:space="preserve">Table </w:t>
      </w:r>
      <w:r>
        <w:fldChar w:fldCharType="begin"/>
      </w:r>
      <w:r>
        <w:instrText>SEQ Table \* ARABIC</w:instrText>
      </w:r>
      <w:r>
        <w:fldChar w:fldCharType="separate"/>
      </w:r>
      <w:r w:rsidR="004D4835">
        <w:rPr>
          <w:noProof/>
        </w:rPr>
        <w:t>4</w:t>
      </w:r>
      <w:bookmarkEnd w:id="38"/>
      <w:r>
        <w:fldChar w:fldCharType="end"/>
      </w:r>
    </w:p>
    <w:p w14:paraId="7AFF2AD5" w14:textId="27D1ED7E" w:rsidR="009E2794" w:rsidRPr="009E2794" w:rsidRDefault="009E2794" w:rsidP="009E2794">
      <w:pPr>
        <w:rPr>
          <w:i/>
          <w:iCs/>
        </w:rPr>
      </w:pPr>
      <w:r>
        <w:rPr>
          <w:i/>
          <w:iCs/>
        </w:rPr>
        <w:t xml:space="preserve">Industry meetings </w:t>
      </w:r>
      <w:del w:id="39" w:author="Author">
        <w:r w:rsidDel="00F06E89">
          <w:rPr>
            <w:i/>
            <w:iCs/>
          </w:rPr>
          <w:delText>that</w:delText>
        </w:r>
      </w:del>
      <w:ins w:id="40" w:author="Author">
        <w:r w:rsidR="00F06E89" w:rsidRPr="00F06E89">
          <w:rPr>
            <w:i/>
            <w:iCs/>
            <w:color w:val="FF0000"/>
          </w:rPr>
          <w:t>that</w:t>
        </w:r>
      </w:ins>
      <w:r>
        <w:rPr>
          <w:i/>
          <w:iCs/>
        </w:rPr>
        <w:t xml:space="preserve"> h</w:t>
      </w:r>
      <w:r w:rsidR="00016B30">
        <w:rPr>
          <w:i/>
          <w:iCs/>
        </w:rPr>
        <w:t>ave happened over the course of the project</w:t>
      </w:r>
    </w:p>
    <w:tbl>
      <w:tblPr>
        <w:tblStyle w:val="GridTable1Light"/>
        <w:tblW w:w="0" w:type="auto"/>
        <w:tblLook w:val="04A0" w:firstRow="1" w:lastRow="0" w:firstColumn="1" w:lastColumn="0" w:noHBand="0" w:noVBand="1"/>
      </w:tblPr>
      <w:tblGrid>
        <w:gridCol w:w="1898"/>
        <w:gridCol w:w="1861"/>
        <w:gridCol w:w="1956"/>
        <w:gridCol w:w="1874"/>
        <w:gridCol w:w="1757"/>
      </w:tblGrid>
      <w:tr w:rsidR="009E41DB" w14:paraId="4EF640B4" w14:textId="77777777" w:rsidTr="00821DD6">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898" w:type="dxa"/>
          </w:tcPr>
          <w:p w14:paraId="12E1505B" w14:textId="3D9799C1" w:rsidR="009E41DB" w:rsidRDefault="009E41DB" w:rsidP="009E41DB">
            <w:r>
              <w:t>Name</w:t>
            </w:r>
          </w:p>
        </w:tc>
        <w:tc>
          <w:tcPr>
            <w:tcW w:w="1861" w:type="dxa"/>
          </w:tcPr>
          <w:p w14:paraId="68D4742B" w14:textId="7BF2642A" w:rsidR="009E41DB" w:rsidRDefault="009E41DB" w:rsidP="009E41DB">
            <w:pPr>
              <w:cnfStyle w:val="100000000000" w:firstRow="1" w:lastRow="0" w:firstColumn="0" w:lastColumn="0" w:oddVBand="0" w:evenVBand="0" w:oddHBand="0" w:evenHBand="0" w:firstRowFirstColumn="0" w:firstRowLastColumn="0" w:lastRowFirstColumn="0" w:lastRowLastColumn="0"/>
            </w:pPr>
            <w:r>
              <w:t>Role</w:t>
            </w:r>
          </w:p>
        </w:tc>
        <w:tc>
          <w:tcPr>
            <w:tcW w:w="1956" w:type="dxa"/>
          </w:tcPr>
          <w:p w14:paraId="39798FE8" w14:textId="1CF9A468" w:rsidR="009E41DB" w:rsidRDefault="009E41DB" w:rsidP="009E41DB">
            <w:pPr>
              <w:cnfStyle w:val="100000000000" w:firstRow="1" w:lastRow="0" w:firstColumn="0" w:lastColumn="0" w:oddVBand="0" w:evenVBand="0" w:oddHBand="0" w:evenHBand="0" w:firstRowFirstColumn="0" w:firstRowLastColumn="0" w:lastRowFirstColumn="0" w:lastRowLastColumn="0"/>
            </w:pPr>
            <w:r>
              <w:t>Meeting Agenda</w:t>
            </w:r>
          </w:p>
        </w:tc>
        <w:tc>
          <w:tcPr>
            <w:tcW w:w="1874" w:type="dxa"/>
          </w:tcPr>
          <w:p w14:paraId="07927B8B" w14:textId="3024FB14" w:rsidR="009E41DB" w:rsidRDefault="009E41DB" w:rsidP="009E41DB">
            <w:pPr>
              <w:cnfStyle w:val="100000000000" w:firstRow="1" w:lastRow="0" w:firstColumn="0" w:lastColumn="0" w:oddVBand="0" w:evenVBand="0" w:oddHBand="0" w:evenHBand="0" w:firstRowFirstColumn="0" w:firstRowLastColumn="0" w:lastRowFirstColumn="0" w:lastRowLastColumn="0"/>
            </w:pPr>
            <w:r>
              <w:t>Data and Time</w:t>
            </w:r>
          </w:p>
        </w:tc>
        <w:tc>
          <w:tcPr>
            <w:tcW w:w="1757" w:type="dxa"/>
          </w:tcPr>
          <w:p w14:paraId="199A492F" w14:textId="15C10B2E" w:rsidR="009E41DB" w:rsidRDefault="009E41DB" w:rsidP="009E41DB">
            <w:pPr>
              <w:cnfStyle w:val="100000000000" w:firstRow="1" w:lastRow="0" w:firstColumn="0" w:lastColumn="0" w:oddVBand="0" w:evenVBand="0" w:oddHBand="0" w:evenHBand="0" w:firstRowFirstColumn="0" w:firstRowLastColumn="0" w:lastRowFirstColumn="0" w:lastRowLastColumn="0"/>
            </w:pPr>
            <w:r>
              <w:t>Location</w:t>
            </w:r>
          </w:p>
        </w:tc>
      </w:tr>
      <w:tr w:rsidR="009E41DB" w14:paraId="6C1E43D9" w14:textId="77777777" w:rsidTr="00821DD6">
        <w:trPr>
          <w:trHeight w:val="364"/>
        </w:trPr>
        <w:tc>
          <w:tcPr>
            <w:cnfStyle w:val="001000000000" w:firstRow="0" w:lastRow="0" w:firstColumn="1" w:lastColumn="0" w:oddVBand="0" w:evenVBand="0" w:oddHBand="0" w:evenHBand="0" w:firstRowFirstColumn="0" w:firstRowLastColumn="0" w:lastRowFirstColumn="0" w:lastRowLastColumn="0"/>
            <w:tcW w:w="1898" w:type="dxa"/>
            <w:vMerge w:val="restart"/>
          </w:tcPr>
          <w:p w14:paraId="3DA3132B" w14:textId="77777777" w:rsidR="009E41DB" w:rsidRDefault="009E41DB" w:rsidP="009E41DB">
            <w:pPr>
              <w:rPr>
                <w:b w:val="0"/>
                <w:bCs w:val="0"/>
              </w:rPr>
            </w:pPr>
            <w:r>
              <w:t>Jodi Anderson</w:t>
            </w:r>
          </w:p>
          <w:p w14:paraId="342333CF" w14:textId="77777777" w:rsidR="009E41DB" w:rsidRDefault="009E41DB" w:rsidP="009E41DB">
            <w:pPr>
              <w:rPr>
                <w:b w:val="0"/>
                <w:bCs w:val="0"/>
              </w:rPr>
            </w:pPr>
            <w:r>
              <w:t>Rik Rodgers</w:t>
            </w:r>
          </w:p>
          <w:p w14:paraId="45876836" w14:textId="77777777" w:rsidR="009E41DB" w:rsidRDefault="009E41DB" w:rsidP="009E41DB">
            <w:r>
              <w:t>Stephen Penfold</w:t>
            </w:r>
          </w:p>
        </w:tc>
        <w:tc>
          <w:tcPr>
            <w:tcW w:w="1861" w:type="dxa"/>
            <w:vMerge w:val="restart"/>
          </w:tcPr>
          <w:p w14:paraId="76B5BB8D"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Product Owner</w:t>
            </w:r>
          </w:p>
          <w:p w14:paraId="34E90B8E"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Industry Supervisor</w:t>
            </w:r>
          </w:p>
        </w:tc>
        <w:tc>
          <w:tcPr>
            <w:tcW w:w="1956" w:type="dxa"/>
          </w:tcPr>
          <w:p w14:paraId="6B6D1FD3"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Initial Meeting</w:t>
            </w:r>
          </w:p>
        </w:tc>
        <w:tc>
          <w:tcPr>
            <w:tcW w:w="1874" w:type="dxa"/>
          </w:tcPr>
          <w:p w14:paraId="546AC84E"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Wednesday 2</w:t>
            </w:r>
            <w:r w:rsidRPr="008B6203">
              <w:rPr>
                <w:vertAlign w:val="superscript"/>
              </w:rPr>
              <w:t>nd</w:t>
            </w:r>
            <w:r>
              <w:t xml:space="preserve"> August 2-2:30pm</w:t>
            </w:r>
          </w:p>
        </w:tc>
        <w:tc>
          <w:tcPr>
            <w:tcW w:w="1757" w:type="dxa"/>
          </w:tcPr>
          <w:p w14:paraId="1F932C7C"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Face to Face Christchurch Cello Offices</w:t>
            </w:r>
          </w:p>
        </w:tc>
      </w:tr>
      <w:tr w:rsidR="009E41DB" w14:paraId="66F8AF4F" w14:textId="77777777" w:rsidTr="00821DD6">
        <w:trPr>
          <w:trHeight w:val="364"/>
        </w:trPr>
        <w:tc>
          <w:tcPr>
            <w:cnfStyle w:val="001000000000" w:firstRow="0" w:lastRow="0" w:firstColumn="1" w:lastColumn="0" w:oddVBand="0" w:evenVBand="0" w:oddHBand="0" w:evenHBand="0" w:firstRowFirstColumn="0" w:firstRowLastColumn="0" w:lastRowFirstColumn="0" w:lastRowLastColumn="0"/>
            <w:tcW w:w="1898" w:type="dxa"/>
            <w:vMerge/>
          </w:tcPr>
          <w:p w14:paraId="601DBB84" w14:textId="77777777" w:rsidR="009E41DB" w:rsidRDefault="009E41DB" w:rsidP="009E41DB"/>
        </w:tc>
        <w:tc>
          <w:tcPr>
            <w:tcW w:w="1861" w:type="dxa"/>
            <w:vMerge/>
          </w:tcPr>
          <w:p w14:paraId="6FAF8F24"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p>
        </w:tc>
        <w:tc>
          <w:tcPr>
            <w:tcW w:w="1956" w:type="dxa"/>
          </w:tcPr>
          <w:p w14:paraId="3D135043"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Information Gathering Meeting</w:t>
            </w:r>
          </w:p>
        </w:tc>
        <w:tc>
          <w:tcPr>
            <w:tcW w:w="1874" w:type="dxa"/>
          </w:tcPr>
          <w:p w14:paraId="28FB01AB"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Tuesday 22</w:t>
            </w:r>
            <w:r w:rsidRPr="008B6203">
              <w:rPr>
                <w:vertAlign w:val="superscript"/>
              </w:rPr>
              <w:t>nd</w:t>
            </w:r>
            <w:r>
              <w:t xml:space="preserve"> August 11:15am-12pm</w:t>
            </w:r>
          </w:p>
        </w:tc>
        <w:tc>
          <w:tcPr>
            <w:tcW w:w="1757" w:type="dxa"/>
          </w:tcPr>
          <w:p w14:paraId="407BC31B"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Microsoft Teams</w:t>
            </w:r>
          </w:p>
        </w:tc>
      </w:tr>
      <w:tr w:rsidR="009E41DB" w14:paraId="69A606C0" w14:textId="77777777" w:rsidTr="00821DD6">
        <w:trPr>
          <w:trHeight w:val="364"/>
        </w:trPr>
        <w:tc>
          <w:tcPr>
            <w:cnfStyle w:val="001000000000" w:firstRow="0" w:lastRow="0" w:firstColumn="1" w:lastColumn="0" w:oddVBand="0" w:evenVBand="0" w:oddHBand="0" w:evenHBand="0" w:firstRowFirstColumn="0" w:firstRowLastColumn="0" w:lastRowFirstColumn="0" w:lastRowLastColumn="0"/>
            <w:tcW w:w="1898" w:type="dxa"/>
          </w:tcPr>
          <w:p w14:paraId="6D6A54FE" w14:textId="77777777" w:rsidR="009E41DB" w:rsidRDefault="009E41DB" w:rsidP="009E41DB">
            <w:pPr>
              <w:rPr>
                <w:b w:val="0"/>
                <w:bCs w:val="0"/>
              </w:rPr>
            </w:pPr>
            <w:r>
              <w:t>Jodi Anderson</w:t>
            </w:r>
          </w:p>
          <w:p w14:paraId="234B98AC" w14:textId="77777777" w:rsidR="009E41DB" w:rsidRDefault="009E41DB" w:rsidP="009E41DB">
            <w:pPr>
              <w:rPr>
                <w:b w:val="0"/>
                <w:bCs w:val="0"/>
              </w:rPr>
            </w:pPr>
            <w:r>
              <w:rPr>
                <w:rStyle w:val="ui-provider"/>
              </w:rPr>
              <w:t>Puneeth Anandaraj</w:t>
            </w:r>
          </w:p>
          <w:p w14:paraId="262CD6D4" w14:textId="77777777" w:rsidR="009E41DB" w:rsidRDefault="009E41DB" w:rsidP="009E41DB"/>
        </w:tc>
        <w:tc>
          <w:tcPr>
            <w:tcW w:w="1861" w:type="dxa"/>
          </w:tcPr>
          <w:p w14:paraId="213A3C6A"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Industry Supervisor</w:t>
            </w:r>
          </w:p>
          <w:p w14:paraId="522C673A"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Cello Developer</w:t>
            </w:r>
          </w:p>
        </w:tc>
        <w:tc>
          <w:tcPr>
            <w:tcW w:w="1956" w:type="dxa"/>
          </w:tcPr>
          <w:p w14:paraId="0C81092B"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Discussion around the AutoCello API</w:t>
            </w:r>
          </w:p>
        </w:tc>
        <w:tc>
          <w:tcPr>
            <w:tcW w:w="1874" w:type="dxa"/>
          </w:tcPr>
          <w:p w14:paraId="4D497C14"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Friday 1</w:t>
            </w:r>
            <w:r w:rsidRPr="009760F4">
              <w:rPr>
                <w:vertAlign w:val="superscript"/>
              </w:rPr>
              <w:t>st</w:t>
            </w:r>
            <w:r>
              <w:t xml:space="preserve"> September</w:t>
            </w:r>
          </w:p>
          <w:p w14:paraId="1729F3B8"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10am-10:30pm</w:t>
            </w:r>
          </w:p>
        </w:tc>
        <w:tc>
          <w:tcPr>
            <w:tcW w:w="1757" w:type="dxa"/>
          </w:tcPr>
          <w:p w14:paraId="3F779543"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Microsoft Teams</w:t>
            </w:r>
          </w:p>
        </w:tc>
      </w:tr>
      <w:tr w:rsidR="009E41DB" w14:paraId="21C3F21F" w14:textId="77777777" w:rsidTr="00821DD6">
        <w:trPr>
          <w:trHeight w:val="364"/>
        </w:trPr>
        <w:tc>
          <w:tcPr>
            <w:cnfStyle w:val="001000000000" w:firstRow="0" w:lastRow="0" w:firstColumn="1" w:lastColumn="0" w:oddVBand="0" w:evenVBand="0" w:oddHBand="0" w:evenHBand="0" w:firstRowFirstColumn="0" w:firstRowLastColumn="0" w:lastRowFirstColumn="0" w:lastRowLastColumn="0"/>
            <w:tcW w:w="1898" w:type="dxa"/>
          </w:tcPr>
          <w:p w14:paraId="215DE4AB" w14:textId="77777777" w:rsidR="009E41DB" w:rsidRDefault="009E41DB" w:rsidP="009E41DB">
            <w:pPr>
              <w:rPr>
                <w:b w:val="0"/>
                <w:bCs w:val="0"/>
              </w:rPr>
            </w:pPr>
            <w:r>
              <w:t>Jodi Anderson</w:t>
            </w:r>
          </w:p>
          <w:p w14:paraId="2A1A43B2" w14:textId="77777777" w:rsidR="009E41DB" w:rsidRDefault="009E41DB" w:rsidP="009E41DB"/>
        </w:tc>
        <w:tc>
          <w:tcPr>
            <w:tcW w:w="1861" w:type="dxa"/>
          </w:tcPr>
          <w:p w14:paraId="4CA3D9C2"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Industry Supervisor</w:t>
            </w:r>
          </w:p>
          <w:p w14:paraId="44E5B600"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p>
        </w:tc>
        <w:tc>
          <w:tcPr>
            <w:tcW w:w="1956" w:type="dxa"/>
          </w:tcPr>
          <w:p w14:paraId="3B8405A0"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Project Proposal Review</w:t>
            </w:r>
          </w:p>
        </w:tc>
        <w:tc>
          <w:tcPr>
            <w:tcW w:w="1874" w:type="dxa"/>
          </w:tcPr>
          <w:p w14:paraId="52D8ACFB"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Friday 1</w:t>
            </w:r>
            <w:r w:rsidRPr="009760F4">
              <w:rPr>
                <w:vertAlign w:val="superscript"/>
              </w:rPr>
              <w:t>st</w:t>
            </w:r>
            <w:r>
              <w:t xml:space="preserve"> September</w:t>
            </w:r>
          </w:p>
          <w:p w14:paraId="5D70FB90"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2:20pm-2:50pm</w:t>
            </w:r>
          </w:p>
        </w:tc>
        <w:tc>
          <w:tcPr>
            <w:tcW w:w="1757" w:type="dxa"/>
          </w:tcPr>
          <w:p w14:paraId="526FB01C" w14:textId="77777777" w:rsidR="009E41DB" w:rsidRDefault="009E41DB" w:rsidP="009E41DB">
            <w:pPr>
              <w:cnfStyle w:val="000000000000" w:firstRow="0" w:lastRow="0" w:firstColumn="0" w:lastColumn="0" w:oddVBand="0" w:evenVBand="0" w:oddHBand="0" w:evenHBand="0" w:firstRowFirstColumn="0" w:firstRowLastColumn="0" w:lastRowFirstColumn="0" w:lastRowLastColumn="0"/>
            </w:pPr>
            <w:r>
              <w:t>Microsoft Teams</w:t>
            </w:r>
          </w:p>
        </w:tc>
      </w:tr>
      <w:tr w:rsidR="000C364A" w14:paraId="12A4061D" w14:textId="77777777" w:rsidTr="00821DD6">
        <w:trPr>
          <w:trHeight w:val="364"/>
        </w:trPr>
        <w:tc>
          <w:tcPr>
            <w:cnfStyle w:val="001000000000" w:firstRow="0" w:lastRow="0" w:firstColumn="1" w:lastColumn="0" w:oddVBand="0" w:evenVBand="0" w:oddHBand="0" w:evenHBand="0" w:firstRowFirstColumn="0" w:firstRowLastColumn="0" w:lastRowFirstColumn="0" w:lastRowLastColumn="0"/>
            <w:tcW w:w="1898" w:type="dxa"/>
          </w:tcPr>
          <w:p w14:paraId="2E1F318C" w14:textId="77777777" w:rsidR="000C364A" w:rsidRDefault="000C364A" w:rsidP="000C364A">
            <w:pPr>
              <w:rPr>
                <w:b w:val="0"/>
                <w:bCs w:val="0"/>
              </w:rPr>
            </w:pPr>
            <w:r>
              <w:lastRenderedPageBreak/>
              <w:t>Jodi Anderson</w:t>
            </w:r>
          </w:p>
          <w:p w14:paraId="7392E889" w14:textId="79DC3E41" w:rsidR="000C364A" w:rsidRDefault="000C364A" w:rsidP="000C364A">
            <w:r>
              <w:t>Stephen Penfold</w:t>
            </w:r>
          </w:p>
        </w:tc>
        <w:tc>
          <w:tcPr>
            <w:tcW w:w="1861" w:type="dxa"/>
          </w:tcPr>
          <w:p w14:paraId="7DBC9A94" w14:textId="77777777" w:rsidR="000C364A" w:rsidRDefault="000C364A" w:rsidP="000C364A">
            <w:pPr>
              <w:cnfStyle w:val="000000000000" w:firstRow="0" w:lastRow="0" w:firstColumn="0" w:lastColumn="0" w:oddVBand="0" w:evenVBand="0" w:oddHBand="0" w:evenHBand="0" w:firstRowFirstColumn="0" w:firstRowLastColumn="0" w:lastRowFirstColumn="0" w:lastRowLastColumn="0"/>
            </w:pPr>
            <w:r>
              <w:t>Industry Supervisor</w:t>
            </w:r>
          </w:p>
          <w:p w14:paraId="65EFD404" w14:textId="77777777" w:rsidR="000C364A" w:rsidRDefault="000C364A" w:rsidP="000C364A">
            <w:pPr>
              <w:cnfStyle w:val="000000000000" w:firstRow="0" w:lastRow="0" w:firstColumn="0" w:lastColumn="0" w:oddVBand="0" w:evenVBand="0" w:oddHBand="0" w:evenHBand="0" w:firstRowFirstColumn="0" w:firstRowLastColumn="0" w:lastRowFirstColumn="0" w:lastRowLastColumn="0"/>
            </w:pPr>
          </w:p>
        </w:tc>
        <w:tc>
          <w:tcPr>
            <w:tcW w:w="1956" w:type="dxa"/>
          </w:tcPr>
          <w:p w14:paraId="3CA58E39" w14:textId="65800A2B" w:rsidR="000C364A" w:rsidRDefault="000C364A" w:rsidP="000C364A">
            <w:pPr>
              <w:cnfStyle w:val="000000000000" w:firstRow="0" w:lastRow="0" w:firstColumn="0" w:lastColumn="0" w:oddVBand="0" w:evenVBand="0" w:oddHBand="0" w:evenHBand="0" w:firstRowFirstColumn="0" w:firstRowLastColumn="0" w:lastRowFirstColumn="0" w:lastRowLastColumn="0"/>
            </w:pPr>
            <w:r>
              <w:t xml:space="preserve">Project </w:t>
            </w:r>
            <w:r w:rsidR="00C33DE0">
              <w:t>Check in</w:t>
            </w:r>
          </w:p>
        </w:tc>
        <w:tc>
          <w:tcPr>
            <w:tcW w:w="1874" w:type="dxa"/>
          </w:tcPr>
          <w:p w14:paraId="35B91DE4" w14:textId="77777777" w:rsidR="000C364A" w:rsidRDefault="00C33DE0" w:rsidP="000C364A">
            <w:pPr>
              <w:cnfStyle w:val="000000000000" w:firstRow="0" w:lastRow="0" w:firstColumn="0" w:lastColumn="0" w:oddVBand="0" w:evenVBand="0" w:oddHBand="0" w:evenHBand="0" w:firstRowFirstColumn="0" w:firstRowLastColumn="0" w:lastRowFirstColumn="0" w:lastRowLastColumn="0"/>
            </w:pPr>
            <w:r>
              <w:t>Tuesday 5</w:t>
            </w:r>
            <w:r w:rsidRPr="00C33DE0">
              <w:rPr>
                <w:vertAlign w:val="superscript"/>
              </w:rPr>
              <w:t>th</w:t>
            </w:r>
            <w:r>
              <w:t xml:space="preserve"> September</w:t>
            </w:r>
          </w:p>
          <w:p w14:paraId="364DE258" w14:textId="0AF73DC1" w:rsidR="00C33DE0" w:rsidRDefault="00C33DE0" w:rsidP="000C364A">
            <w:pPr>
              <w:cnfStyle w:val="000000000000" w:firstRow="0" w:lastRow="0" w:firstColumn="0" w:lastColumn="0" w:oddVBand="0" w:evenVBand="0" w:oddHBand="0" w:evenHBand="0" w:firstRowFirstColumn="0" w:firstRowLastColumn="0" w:lastRowFirstColumn="0" w:lastRowLastColumn="0"/>
            </w:pPr>
            <w:r>
              <w:t>2:00pm-2:30pm</w:t>
            </w:r>
          </w:p>
        </w:tc>
        <w:tc>
          <w:tcPr>
            <w:tcW w:w="1757" w:type="dxa"/>
          </w:tcPr>
          <w:p w14:paraId="64F1284D" w14:textId="16736E03" w:rsidR="000C364A" w:rsidRDefault="00C33DE0" w:rsidP="000C364A">
            <w:pPr>
              <w:cnfStyle w:val="000000000000" w:firstRow="0" w:lastRow="0" w:firstColumn="0" w:lastColumn="0" w:oddVBand="0" w:evenVBand="0" w:oddHBand="0" w:evenHBand="0" w:firstRowFirstColumn="0" w:firstRowLastColumn="0" w:lastRowFirstColumn="0" w:lastRowLastColumn="0"/>
            </w:pPr>
            <w:r>
              <w:t>Microsoft Teams</w:t>
            </w:r>
          </w:p>
        </w:tc>
      </w:tr>
      <w:tr w:rsidR="00C33DE0" w14:paraId="475996C6" w14:textId="77777777" w:rsidTr="00821DD6">
        <w:trPr>
          <w:trHeight w:val="364"/>
        </w:trPr>
        <w:tc>
          <w:tcPr>
            <w:cnfStyle w:val="001000000000" w:firstRow="0" w:lastRow="0" w:firstColumn="1" w:lastColumn="0" w:oddVBand="0" w:evenVBand="0" w:oddHBand="0" w:evenHBand="0" w:firstRowFirstColumn="0" w:firstRowLastColumn="0" w:lastRowFirstColumn="0" w:lastRowLastColumn="0"/>
            <w:tcW w:w="1898" w:type="dxa"/>
          </w:tcPr>
          <w:p w14:paraId="6DB46242" w14:textId="77777777" w:rsidR="00C33DE0" w:rsidRDefault="00C33DE0" w:rsidP="00C33DE0">
            <w:pPr>
              <w:rPr>
                <w:b w:val="0"/>
                <w:bCs w:val="0"/>
              </w:rPr>
            </w:pPr>
            <w:r>
              <w:t>Jodi Anderson</w:t>
            </w:r>
          </w:p>
          <w:p w14:paraId="31F185C6" w14:textId="3C2A7F61" w:rsidR="00C33DE0" w:rsidRDefault="00C33DE0" w:rsidP="00C33DE0">
            <w:r>
              <w:t>Stephen Penfold</w:t>
            </w:r>
          </w:p>
        </w:tc>
        <w:tc>
          <w:tcPr>
            <w:tcW w:w="1861" w:type="dxa"/>
          </w:tcPr>
          <w:p w14:paraId="45657A63" w14:textId="77777777" w:rsidR="00C33DE0" w:rsidRDefault="00C33DE0" w:rsidP="00C33DE0">
            <w:pPr>
              <w:cnfStyle w:val="000000000000" w:firstRow="0" w:lastRow="0" w:firstColumn="0" w:lastColumn="0" w:oddVBand="0" w:evenVBand="0" w:oddHBand="0" w:evenHBand="0" w:firstRowFirstColumn="0" w:firstRowLastColumn="0" w:lastRowFirstColumn="0" w:lastRowLastColumn="0"/>
            </w:pPr>
            <w:r>
              <w:t>Industry Supervisor</w:t>
            </w:r>
          </w:p>
          <w:p w14:paraId="19A5CD7B" w14:textId="77777777" w:rsidR="00C33DE0" w:rsidRDefault="00C33DE0" w:rsidP="00C33DE0">
            <w:pPr>
              <w:cnfStyle w:val="000000000000" w:firstRow="0" w:lastRow="0" w:firstColumn="0" w:lastColumn="0" w:oddVBand="0" w:evenVBand="0" w:oddHBand="0" w:evenHBand="0" w:firstRowFirstColumn="0" w:firstRowLastColumn="0" w:lastRowFirstColumn="0" w:lastRowLastColumn="0"/>
            </w:pPr>
          </w:p>
        </w:tc>
        <w:tc>
          <w:tcPr>
            <w:tcW w:w="1956" w:type="dxa"/>
          </w:tcPr>
          <w:p w14:paraId="08C8A547" w14:textId="54A2FE3E" w:rsidR="00C33DE0" w:rsidRDefault="00C33DE0" w:rsidP="00C33DE0">
            <w:pPr>
              <w:cnfStyle w:val="000000000000" w:firstRow="0" w:lastRow="0" w:firstColumn="0" w:lastColumn="0" w:oddVBand="0" w:evenVBand="0" w:oddHBand="0" w:evenHBand="0" w:firstRowFirstColumn="0" w:firstRowLastColumn="0" w:lastRowFirstColumn="0" w:lastRowLastColumn="0"/>
            </w:pPr>
            <w:r>
              <w:t>Project Check in</w:t>
            </w:r>
          </w:p>
        </w:tc>
        <w:tc>
          <w:tcPr>
            <w:tcW w:w="1874" w:type="dxa"/>
          </w:tcPr>
          <w:p w14:paraId="008B0FA3" w14:textId="77777777" w:rsidR="00C33DE0" w:rsidRDefault="00C33DE0" w:rsidP="00C33DE0">
            <w:pPr>
              <w:cnfStyle w:val="000000000000" w:firstRow="0" w:lastRow="0" w:firstColumn="0" w:lastColumn="0" w:oddVBand="0" w:evenVBand="0" w:oddHBand="0" w:evenHBand="0" w:firstRowFirstColumn="0" w:firstRowLastColumn="0" w:lastRowFirstColumn="0" w:lastRowLastColumn="0"/>
            </w:pPr>
            <w:r>
              <w:t>Tuesday 5</w:t>
            </w:r>
            <w:r w:rsidRPr="00C33DE0">
              <w:rPr>
                <w:vertAlign w:val="superscript"/>
              </w:rPr>
              <w:t>th</w:t>
            </w:r>
            <w:r>
              <w:t xml:space="preserve"> September</w:t>
            </w:r>
          </w:p>
          <w:p w14:paraId="1479541C" w14:textId="71E39A5B" w:rsidR="00C33DE0" w:rsidRDefault="00C33DE0" w:rsidP="00C33DE0">
            <w:pPr>
              <w:cnfStyle w:val="000000000000" w:firstRow="0" w:lastRow="0" w:firstColumn="0" w:lastColumn="0" w:oddVBand="0" w:evenVBand="0" w:oddHBand="0" w:evenHBand="0" w:firstRowFirstColumn="0" w:firstRowLastColumn="0" w:lastRowFirstColumn="0" w:lastRowLastColumn="0"/>
            </w:pPr>
            <w:r>
              <w:t>2:00pm-2:30pm</w:t>
            </w:r>
          </w:p>
        </w:tc>
        <w:tc>
          <w:tcPr>
            <w:tcW w:w="1757" w:type="dxa"/>
          </w:tcPr>
          <w:p w14:paraId="0D9C7C4F" w14:textId="30585EFE" w:rsidR="00C33DE0" w:rsidRDefault="00C33DE0" w:rsidP="00C33DE0">
            <w:pPr>
              <w:cnfStyle w:val="000000000000" w:firstRow="0" w:lastRow="0" w:firstColumn="0" w:lastColumn="0" w:oddVBand="0" w:evenVBand="0" w:oddHBand="0" w:evenHBand="0" w:firstRowFirstColumn="0" w:firstRowLastColumn="0" w:lastRowFirstColumn="0" w:lastRowLastColumn="0"/>
            </w:pPr>
            <w:r>
              <w:t>Microsoft Teams</w:t>
            </w:r>
          </w:p>
        </w:tc>
      </w:tr>
      <w:tr w:rsidR="00C33DE0" w14:paraId="230770C4" w14:textId="77777777" w:rsidTr="00821DD6">
        <w:trPr>
          <w:trHeight w:val="364"/>
        </w:trPr>
        <w:tc>
          <w:tcPr>
            <w:cnfStyle w:val="001000000000" w:firstRow="0" w:lastRow="0" w:firstColumn="1" w:lastColumn="0" w:oddVBand="0" w:evenVBand="0" w:oddHBand="0" w:evenHBand="0" w:firstRowFirstColumn="0" w:firstRowLastColumn="0" w:lastRowFirstColumn="0" w:lastRowLastColumn="0"/>
            <w:tcW w:w="1898" w:type="dxa"/>
          </w:tcPr>
          <w:p w14:paraId="626A331C" w14:textId="77777777" w:rsidR="00C33DE0" w:rsidRDefault="00C33DE0" w:rsidP="00C33DE0">
            <w:pPr>
              <w:rPr>
                <w:b w:val="0"/>
                <w:bCs w:val="0"/>
              </w:rPr>
            </w:pPr>
            <w:r>
              <w:t>Jodi Anderson</w:t>
            </w:r>
          </w:p>
          <w:p w14:paraId="279E43E1" w14:textId="1F37B3AF" w:rsidR="00C33DE0" w:rsidRDefault="00C33DE0" w:rsidP="00C33DE0">
            <w:r>
              <w:t>Stephen Penfold</w:t>
            </w:r>
          </w:p>
        </w:tc>
        <w:tc>
          <w:tcPr>
            <w:tcW w:w="1861" w:type="dxa"/>
          </w:tcPr>
          <w:p w14:paraId="36F4F360" w14:textId="77777777" w:rsidR="00C33DE0" w:rsidRDefault="00C33DE0" w:rsidP="00C33DE0">
            <w:pPr>
              <w:cnfStyle w:val="000000000000" w:firstRow="0" w:lastRow="0" w:firstColumn="0" w:lastColumn="0" w:oddVBand="0" w:evenVBand="0" w:oddHBand="0" w:evenHBand="0" w:firstRowFirstColumn="0" w:firstRowLastColumn="0" w:lastRowFirstColumn="0" w:lastRowLastColumn="0"/>
            </w:pPr>
            <w:r>
              <w:t>Industry Supervisor</w:t>
            </w:r>
          </w:p>
          <w:p w14:paraId="7D9EC98E" w14:textId="77777777" w:rsidR="00C33DE0" w:rsidRDefault="00C33DE0" w:rsidP="00C33DE0">
            <w:pPr>
              <w:cnfStyle w:val="000000000000" w:firstRow="0" w:lastRow="0" w:firstColumn="0" w:lastColumn="0" w:oddVBand="0" w:evenVBand="0" w:oddHBand="0" w:evenHBand="0" w:firstRowFirstColumn="0" w:firstRowLastColumn="0" w:lastRowFirstColumn="0" w:lastRowLastColumn="0"/>
            </w:pPr>
          </w:p>
        </w:tc>
        <w:tc>
          <w:tcPr>
            <w:tcW w:w="1956" w:type="dxa"/>
          </w:tcPr>
          <w:p w14:paraId="4FA73CFA" w14:textId="0785CD5B" w:rsidR="00C33DE0" w:rsidRDefault="00C33DE0" w:rsidP="00C33DE0">
            <w:pPr>
              <w:cnfStyle w:val="000000000000" w:firstRow="0" w:lastRow="0" w:firstColumn="0" w:lastColumn="0" w:oddVBand="0" w:evenVBand="0" w:oddHBand="0" w:evenHBand="0" w:firstRowFirstColumn="0" w:firstRowLastColumn="0" w:lastRowFirstColumn="0" w:lastRowLastColumn="0"/>
            </w:pPr>
            <w:r>
              <w:t>Project Check in</w:t>
            </w:r>
          </w:p>
        </w:tc>
        <w:tc>
          <w:tcPr>
            <w:tcW w:w="1874" w:type="dxa"/>
          </w:tcPr>
          <w:p w14:paraId="4A8F0B11" w14:textId="77777777" w:rsidR="00C33DE0" w:rsidRDefault="00C33DE0" w:rsidP="00C33DE0">
            <w:pPr>
              <w:cnfStyle w:val="000000000000" w:firstRow="0" w:lastRow="0" w:firstColumn="0" w:lastColumn="0" w:oddVBand="0" w:evenVBand="0" w:oddHBand="0" w:evenHBand="0" w:firstRowFirstColumn="0" w:firstRowLastColumn="0" w:lastRowFirstColumn="0" w:lastRowLastColumn="0"/>
            </w:pPr>
            <w:r>
              <w:t>Tuesday 5</w:t>
            </w:r>
            <w:r w:rsidRPr="00C33DE0">
              <w:rPr>
                <w:vertAlign w:val="superscript"/>
              </w:rPr>
              <w:t>th</w:t>
            </w:r>
            <w:r>
              <w:t xml:space="preserve"> September</w:t>
            </w:r>
          </w:p>
          <w:p w14:paraId="5DDB2E57" w14:textId="6CA85607" w:rsidR="00C33DE0" w:rsidRDefault="00C33DE0" w:rsidP="00C33DE0">
            <w:pPr>
              <w:cnfStyle w:val="000000000000" w:firstRow="0" w:lastRow="0" w:firstColumn="0" w:lastColumn="0" w:oddVBand="0" w:evenVBand="0" w:oddHBand="0" w:evenHBand="0" w:firstRowFirstColumn="0" w:firstRowLastColumn="0" w:lastRowFirstColumn="0" w:lastRowLastColumn="0"/>
            </w:pPr>
            <w:r>
              <w:t>2:00pm-2:30pm</w:t>
            </w:r>
          </w:p>
        </w:tc>
        <w:tc>
          <w:tcPr>
            <w:tcW w:w="1757" w:type="dxa"/>
          </w:tcPr>
          <w:p w14:paraId="3C8DB28C" w14:textId="57BC271A" w:rsidR="00C33DE0" w:rsidRDefault="00C33DE0" w:rsidP="00C33DE0">
            <w:pPr>
              <w:cnfStyle w:val="000000000000" w:firstRow="0" w:lastRow="0" w:firstColumn="0" w:lastColumn="0" w:oddVBand="0" w:evenVBand="0" w:oddHBand="0" w:evenHBand="0" w:firstRowFirstColumn="0" w:firstRowLastColumn="0" w:lastRowFirstColumn="0" w:lastRowLastColumn="0"/>
            </w:pPr>
            <w:r>
              <w:t>Microsoft Teams</w:t>
            </w:r>
          </w:p>
        </w:tc>
      </w:tr>
      <w:tr w:rsidR="00923E7A" w14:paraId="0731481F" w14:textId="77777777" w:rsidTr="00821DD6">
        <w:trPr>
          <w:trHeight w:val="364"/>
        </w:trPr>
        <w:tc>
          <w:tcPr>
            <w:cnfStyle w:val="001000000000" w:firstRow="0" w:lastRow="0" w:firstColumn="1" w:lastColumn="0" w:oddVBand="0" w:evenVBand="0" w:oddHBand="0" w:evenHBand="0" w:firstRowFirstColumn="0" w:firstRowLastColumn="0" w:lastRowFirstColumn="0" w:lastRowLastColumn="0"/>
            <w:tcW w:w="1898" w:type="dxa"/>
          </w:tcPr>
          <w:p w14:paraId="4BFECA21" w14:textId="77777777" w:rsidR="00923E7A" w:rsidRDefault="00923E7A" w:rsidP="00923E7A">
            <w:pPr>
              <w:rPr>
                <w:b w:val="0"/>
                <w:bCs w:val="0"/>
              </w:rPr>
            </w:pPr>
            <w:r>
              <w:t>Jodi Anderson</w:t>
            </w:r>
          </w:p>
          <w:p w14:paraId="7A1D1FDD" w14:textId="089D3B2B" w:rsidR="00923E7A" w:rsidRDefault="00923E7A" w:rsidP="00923E7A">
            <w:r>
              <w:t>Stephen Penfold</w:t>
            </w:r>
          </w:p>
        </w:tc>
        <w:tc>
          <w:tcPr>
            <w:tcW w:w="1861" w:type="dxa"/>
          </w:tcPr>
          <w:p w14:paraId="4A5C6289" w14:textId="3003C1D1" w:rsidR="00923E7A" w:rsidRDefault="00923E7A" w:rsidP="00C33DE0">
            <w:pPr>
              <w:cnfStyle w:val="000000000000" w:firstRow="0" w:lastRow="0" w:firstColumn="0" w:lastColumn="0" w:oddVBand="0" w:evenVBand="0" w:oddHBand="0" w:evenHBand="0" w:firstRowFirstColumn="0" w:firstRowLastColumn="0" w:lastRowFirstColumn="0" w:lastRowLastColumn="0"/>
            </w:pPr>
            <w:r>
              <w:t>Industry Supervisor</w:t>
            </w:r>
          </w:p>
        </w:tc>
        <w:tc>
          <w:tcPr>
            <w:tcW w:w="1956" w:type="dxa"/>
          </w:tcPr>
          <w:p w14:paraId="553D0858" w14:textId="7D331077" w:rsidR="00923E7A" w:rsidRDefault="00923E7A" w:rsidP="00C33DE0">
            <w:pPr>
              <w:cnfStyle w:val="000000000000" w:firstRow="0" w:lastRow="0" w:firstColumn="0" w:lastColumn="0" w:oddVBand="0" w:evenVBand="0" w:oddHBand="0" w:evenHBand="0" w:firstRowFirstColumn="0" w:firstRowLastColumn="0" w:lastRowFirstColumn="0" w:lastRowLastColumn="0"/>
            </w:pPr>
            <w:r>
              <w:t>Project Check in</w:t>
            </w:r>
          </w:p>
        </w:tc>
        <w:tc>
          <w:tcPr>
            <w:tcW w:w="1874" w:type="dxa"/>
          </w:tcPr>
          <w:p w14:paraId="6CBC0109" w14:textId="77777777" w:rsidR="00923E7A" w:rsidRDefault="00923E7A" w:rsidP="00C33DE0">
            <w:pPr>
              <w:cnfStyle w:val="000000000000" w:firstRow="0" w:lastRow="0" w:firstColumn="0" w:lastColumn="0" w:oddVBand="0" w:evenVBand="0" w:oddHBand="0" w:evenHBand="0" w:firstRowFirstColumn="0" w:firstRowLastColumn="0" w:lastRowFirstColumn="0" w:lastRowLastColumn="0"/>
            </w:pPr>
            <w:r>
              <w:t>Thursday’s</w:t>
            </w:r>
          </w:p>
          <w:p w14:paraId="21760B5C" w14:textId="3EA59125" w:rsidR="00923E7A" w:rsidRDefault="00923E7A" w:rsidP="00C33DE0">
            <w:pPr>
              <w:cnfStyle w:val="000000000000" w:firstRow="0" w:lastRow="0" w:firstColumn="0" w:lastColumn="0" w:oddVBand="0" w:evenVBand="0" w:oddHBand="0" w:evenHBand="0" w:firstRowFirstColumn="0" w:firstRowLastColumn="0" w:lastRowFirstColumn="0" w:lastRowLastColumn="0"/>
            </w:pPr>
            <w:r>
              <w:t>11am-11:30am</w:t>
            </w:r>
          </w:p>
        </w:tc>
        <w:tc>
          <w:tcPr>
            <w:tcW w:w="1757" w:type="dxa"/>
          </w:tcPr>
          <w:p w14:paraId="489E97C5" w14:textId="67D9418D" w:rsidR="00923E7A" w:rsidRDefault="00923E7A" w:rsidP="00C33DE0">
            <w:pPr>
              <w:cnfStyle w:val="000000000000" w:firstRow="0" w:lastRow="0" w:firstColumn="0" w:lastColumn="0" w:oddVBand="0" w:evenVBand="0" w:oddHBand="0" w:evenHBand="0" w:firstRowFirstColumn="0" w:firstRowLastColumn="0" w:lastRowFirstColumn="0" w:lastRowLastColumn="0"/>
            </w:pPr>
            <w:r>
              <w:t>Microsoft Teams</w:t>
            </w:r>
          </w:p>
        </w:tc>
      </w:tr>
    </w:tbl>
    <w:p w14:paraId="39624289" w14:textId="42494815" w:rsidR="000E6088" w:rsidRDefault="000E6088" w:rsidP="000E6088"/>
    <w:p w14:paraId="4ED22906" w14:textId="7CAC66C2" w:rsidR="000E6088" w:rsidRDefault="000E6088" w:rsidP="000E6088">
      <w:pPr>
        <w:pStyle w:val="Heading2"/>
      </w:pPr>
      <w:r>
        <w:t>Weekly Reports</w:t>
      </w:r>
    </w:p>
    <w:p w14:paraId="62EC467A" w14:textId="3B90C0D5" w:rsidR="00F05484" w:rsidRDefault="000E6088" w:rsidP="000E6088">
      <w:r>
        <w:t>Weekly meetings will be held on set times, based on availability of attendees.</w:t>
      </w:r>
      <w:r w:rsidR="00D06CF0">
        <w:t xml:space="preserve"> All meetings will </w:t>
      </w:r>
      <w:r w:rsidR="00C322D9">
        <w:t>be documented</w:t>
      </w:r>
      <w:r w:rsidR="00D06CF0">
        <w:t xml:space="preserve"> and updated in the </w:t>
      </w:r>
      <w:r w:rsidR="00E847DB">
        <w:t>above</w:t>
      </w:r>
      <w:r w:rsidR="00D06CF0">
        <w:t xml:space="preserve"> tables. The purpose of doing so is to check </w:t>
      </w:r>
      <w:r w:rsidR="00C322D9">
        <w:t xml:space="preserve">progress of the project and what stage the project is currently at. This will also allow </w:t>
      </w:r>
      <w:r w:rsidR="007D3C34">
        <w:t>supervisors to highlight any potential issues</w:t>
      </w:r>
      <w:r w:rsidR="00252FA2">
        <w:t xml:space="preserve">, </w:t>
      </w:r>
      <w:r w:rsidR="007D3C34">
        <w:t xml:space="preserve">risks </w:t>
      </w:r>
      <w:del w:id="41" w:author="Author">
        <w:r w:rsidR="007D3C34" w:rsidDel="00F06E89">
          <w:delText>that</w:delText>
        </w:r>
      </w:del>
      <w:ins w:id="42" w:author="Author">
        <w:r w:rsidR="00F06E89" w:rsidRPr="00F06E89">
          <w:rPr>
            <w:color w:val="FF0000"/>
          </w:rPr>
          <w:t>that</w:t>
        </w:r>
      </w:ins>
      <w:r w:rsidR="007D3C34">
        <w:t xml:space="preserve"> they see with the project</w:t>
      </w:r>
      <w:r w:rsidR="00252FA2">
        <w:t xml:space="preserve"> and providing any </w:t>
      </w:r>
      <w:r w:rsidR="00783F97">
        <w:t>improvements and feedback</w:t>
      </w:r>
      <w:r w:rsidR="007D3C34">
        <w:t xml:space="preserve">. </w:t>
      </w:r>
      <w:commentRangeStart w:id="43"/>
      <w:r w:rsidR="00252FA2">
        <w:t>Majority of meetings will be held over Team meetings</w:t>
      </w:r>
      <w:r w:rsidR="00783F97">
        <w:t xml:space="preserve"> though can also be held in person if requested. Any given documents will be given to Supervisors </w:t>
      </w:r>
      <w:r w:rsidR="00113762">
        <w:t>via email prior to the meeting time.</w:t>
      </w:r>
      <w:r w:rsidR="00E847DB">
        <w:t xml:space="preserve"> Academic meetings will </w:t>
      </w:r>
      <w:r w:rsidR="007B44ED">
        <w:t xml:space="preserve">have a Weekly Meeting Document given to the Supervisor prior to the meeting. This document follows a template to indicate </w:t>
      </w:r>
      <w:r w:rsidR="00E55527">
        <w:t>what’s</w:t>
      </w:r>
      <w:r w:rsidR="00F05484">
        <w:t xml:space="preserve"> happened, what needs to happen, issues and reflections of the past week</w:t>
      </w:r>
      <w:commentRangeEnd w:id="43"/>
      <w:r w:rsidR="000E6349">
        <w:rPr>
          <w:rStyle w:val="CommentReference"/>
        </w:rPr>
        <w:commentReference w:id="43"/>
      </w:r>
      <w:r w:rsidR="00F05484">
        <w:t xml:space="preserve">, a </w:t>
      </w:r>
      <w:r w:rsidR="00E55527">
        <w:t>preview of this document can be found in the appendix.</w:t>
      </w:r>
    </w:p>
    <w:p w14:paraId="20543B35" w14:textId="77777777" w:rsidR="00340725" w:rsidRDefault="00340725" w:rsidP="00340725">
      <w:pPr>
        <w:pBdr>
          <w:bottom w:val="single" w:sz="6" w:space="1" w:color="auto"/>
        </w:pBdr>
      </w:pPr>
    </w:p>
    <w:p w14:paraId="5A70294F" w14:textId="77777777" w:rsidR="00340725" w:rsidRDefault="00340725" w:rsidP="00340725">
      <w:pPr>
        <w:pStyle w:val="Heading2"/>
      </w:pPr>
      <w:bookmarkStart w:id="44" w:name="_Toc78191737"/>
      <w:r>
        <w:t>Halfway Report</w:t>
      </w:r>
      <w:bookmarkEnd w:id="44"/>
    </w:p>
    <w:p w14:paraId="15A71B05" w14:textId="3B427EDA" w:rsidR="16355196" w:rsidRDefault="13611A5E" w:rsidP="16355196">
      <w:r>
        <w:t>As meetings have been conducted, the tables have been updated accordingly</w:t>
      </w:r>
      <w:r w:rsidR="5633621A">
        <w:t xml:space="preserve">. Only a few weeks were missed for meetings in terms of Industry Meetings due to </w:t>
      </w:r>
      <w:bookmarkStart w:id="45" w:name="_Int_cBq2adFZ"/>
      <w:r w:rsidR="5633621A">
        <w:t>various reasons</w:t>
      </w:r>
      <w:bookmarkEnd w:id="45"/>
      <w:r w:rsidR="5633621A">
        <w:t>.</w:t>
      </w:r>
      <w:r w:rsidR="5B98C498">
        <w:t xml:space="preserve"> The meetings </w:t>
      </w:r>
      <w:del w:id="46" w:author="Author">
        <w:r w:rsidR="5B98C498" w:rsidDel="00F06E89">
          <w:delText>that</w:delText>
        </w:r>
      </w:del>
      <w:ins w:id="47" w:author="Author">
        <w:r w:rsidR="00F06E89" w:rsidRPr="00F06E89">
          <w:rPr>
            <w:color w:val="FF0000"/>
          </w:rPr>
          <w:t>that</w:t>
        </w:r>
      </w:ins>
      <w:r w:rsidR="5B98C498">
        <w:t xml:space="preserve"> have been conducted were well received and had great feedback </w:t>
      </w:r>
      <w:r w:rsidR="5515A186">
        <w:t>throughout</w:t>
      </w:r>
      <w:del w:id="48" w:author="Author">
        <w:r w:rsidR="5B98C498" w:rsidDel="000E6349">
          <w:delText xml:space="preserve"> the meetings. </w:delText>
        </w:r>
      </w:del>
      <w:ins w:id="49" w:author="Author">
        <w:r w:rsidR="000E6349">
          <w:t xml:space="preserve">. </w:t>
        </w:r>
      </w:ins>
      <w:r w:rsidR="5B98C498">
        <w:t xml:space="preserve">My </w:t>
      </w:r>
      <w:r w:rsidR="100A25F1">
        <w:t xml:space="preserve">current point to work on is to increase my communication as there have been times where Industry </w:t>
      </w:r>
      <w:r w:rsidR="0C59B500">
        <w:t>Supervisors</w:t>
      </w:r>
      <w:r w:rsidR="100A25F1">
        <w:t xml:space="preserve"> hav</w:t>
      </w:r>
      <w:r w:rsidR="7DDEC708">
        <w:t xml:space="preserve">e been </w:t>
      </w:r>
      <w:r w:rsidR="732DB397">
        <w:t>worried about my progression</w:t>
      </w:r>
      <w:r w:rsidR="6E081794">
        <w:t xml:space="preserve">. </w:t>
      </w:r>
      <w:r w:rsidR="5633621A">
        <w:t xml:space="preserve">Several meetings have not been done for Academic Meetings primarily due to </w:t>
      </w:r>
      <w:r w:rsidR="75DFBB9B">
        <w:t>heavily pivoting away from the academic side of the project</w:t>
      </w:r>
      <w:r w:rsidR="010AF5AE">
        <w:t xml:space="preserve"> and not specifically needing to speak with Academic Supervisor</w:t>
      </w:r>
      <w:r w:rsidR="75DFBB9B">
        <w:t>.</w:t>
      </w:r>
    </w:p>
    <w:p w14:paraId="42714628" w14:textId="4C47C88E" w:rsidR="10CE023C" w:rsidRDefault="10CE023C" w:rsidP="16355196">
      <w:r>
        <w:t xml:space="preserve">For the progression of the project, Peter and I have setup weekly meetings on a Thursday </w:t>
      </w:r>
      <w:r w:rsidR="7B975A15">
        <w:t>morning,</w:t>
      </w:r>
      <w:r>
        <w:t xml:space="preserve"> and I will be</w:t>
      </w:r>
      <w:r w:rsidR="00474E33">
        <w:t xml:space="preserve"> continually </w:t>
      </w:r>
      <w:r>
        <w:t xml:space="preserve">setting up weekly meetings, with </w:t>
      </w:r>
      <w:r w:rsidR="32BF2EF7">
        <w:t>Jodi and Stephen</w:t>
      </w:r>
      <w:r w:rsidR="47F102AD">
        <w:t>, depending on availability</w:t>
      </w:r>
      <w:r w:rsidR="00D571EA">
        <w:t xml:space="preserve"> of all participants</w:t>
      </w:r>
      <w:r w:rsidR="47F102AD">
        <w:t>.</w:t>
      </w:r>
    </w:p>
    <w:p w14:paraId="5F96F1A3" w14:textId="77777777" w:rsidR="00340725" w:rsidRDefault="00340725" w:rsidP="00340725">
      <w:pPr>
        <w:pBdr>
          <w:bottom w:val="single" w:sz="6" w:space="1" w:color="auto"/>
        </w:pBdr>
      </w:pPr>
    </w:p>
    <w:p w14:paraId="40570ED0" w14:textId="1FDCA14F" w:rsidR="009A1212" w:rsidRPr="00CB2736" w:rsidRDefault="009A1212">
      <w:pPr>
        <w:spacing w:after="200"/>
        <w:rPr>
          <w:b/>
          <w:bCs/>
        </w:rPr>
      </w:pPr>
      <w:r w:rsidRPr="00CB2736">
        <w:rPr>
          <w:b/>
          <w:bCs/>
        </w:rPr>
        <w:br w:type="page"/>
      </w:r>
    </w:p>
    <w:p w14:paraId="3FEF5FED" w14:textId="11CEB4A6" w:rsidR="009A1212" w:rsidRDefault="009A1212" w:rsidP="00C6271B">
      <w:pPr>
        <w:pStyle w:val="Heading1"/>
      </w:pPr>
      <w:bookmarkStart w:id="50" w:name="_Toc78191739"/>
      <w:r>
        <w:lastRenderedPageBreak/>
        <w:t>Student Skills</w:t>
      </w:r>
      <w:bookmarkEnd w:id="50"/>
    </w:p>
    <w:p w14:paraId="7886C8C4" w14:textId="77777777" w:rsidR="00C235F3" w:rsidRPr="008B6203" w:rsidRDefault="00C235F3" w:rsidP="00C235F3">
      <w:r>
        <w:t>This section describes the projects required skills, ICT specific skills, skills relevant from BICT teachings and approach to learning of new skills.</w:t>
      </w:r>
    </w:p>
    <w:p w14:paraId="65D10A40" w14:textId="77777777" w:rsidR="00C235F3" w:rsidRDefault="00C235F3" w:rsidP="00C235F3">
      <w:pPr>
        <w:pStyle w:val="Heading2"/>
      </w:pPr>
      <w:bookmarkStart w:id="51" w:name="_Toc144283026"/>
      <w:r>
        <w:t>General Skills Required</w:t>
      </w:r>
      <w:bookmarkEnd w:id="51"/>
    </w:p>
    <w:p w14:paraId="1F832D9E" w14:textId="77777777" w:rsidR="00C235F3" w:rsidRDefault="00C235F3" w:rsidP="00C235F3">
      <w:pPr>
        <w:pStyle w:val="ListParagraph"/>
        <w:numPr>
          <w:ilvl w:val="0"/>
          <w:numId w:val="9"/>
        </w:numPr>
        <w:spacing w:line="288" w:lineRule="auto"/>
      </w:pPr>
      <w:r>
        <w:t>Time Management</w:t>
      </w:r>
    </w:p>
    <w:p w14:paraId="0679BD40" w14:textId="77777777" w:rsidR="00C235F3" w:rsidRDefault="00C235F3" w:rsidP="00C235F3">
      <w:pPr>
        <w:pStyle w:val="ListParagraph"/>
        <w:numPr>
          <w:ilvl w:val="0"/>
          <w:numId w:val="9"/>
        </w:numPr>
        <w:spacing w:line="288" w:lineRule="auto"/>
      </w:pPr>
      <w:r>
        <w:t>Collaboration</w:t>
      </w:r>
    </w:p>
    <w:p w14:paraId="075DF23B" w14:textId="77777777" w:rsidR="00C235F3" w:rsidRDefault="00C235F3" w:rsidP="00C235F3">
      <w:pPr>
        <w:pStyle w:val="ListParagraph"/>
        <w:numPr>
          <w:ilvl w:val="0"/>
          <w:numId w:val="9"/>
        </w:numPr>
        <w:spacing w:line="288" w:lineRule="auto"/>
      </w:pPr>
      <w:r>
        <w:t>Communication</w:t>
      </w:r>
    </w:p>
    <w:p w14:paraId="3A227AD4" w14:textId="77777777" w:rsidR="00C235F3" w:rsidRDefault="00C235F3" w:rsidP="00C235F3">
      <w:pPr>
        <w:pStyle w:val="ListParagraph"/>
        <w:numPr>
          <w:ilvl w:val="0"/>
          <w:numId w:val="9"/>
        </w:numPr>
        <w:spacing w:line="288" w:lineRule="auto"/>
      </w:pPr>
      <w:r>
        <w:t>Problem Solving</w:t>
      </w:r>
    </w:p>
    <w:p w14:paraId="57CEF619" w14:textId="77777777" w:rsidR="00C235F3" w:rsidRDefault="00C235F3" w:rsidP="00C235F3">
      <w:pPr>
        <w:pStyle w:val="ListParagraph"/>
        <w:numPr>
          <w:ilvl w:val="0"/>
          <w:numId w:val="9"/>
        </w:numPr>
        <w:spacing w:line="288" w:lineRule="auto"/>
      </w:pPr>
      <w:r>
        <w:t>Risk Management</w:t>
      </w:r>
    </w:p>
    <w:p w14:paraId="39C40A2E" w14:textId="77777777" w:rsidR="00C235F3" w:rsidRDefault="00C235F3" w:rsidP="00C235F3">
      <w:pPr>
        <w:pStyle w:val="Heading2"/>
      </w:pPr>
      <w:bookmarkStart w:id="52" w:name="_Toc144283027"/>
      <w:r>
        <w:t>ICT Specific Skills Required</w:t>
      </w:r>
      <w:bookmarkEnd w:id="52"/>
    </w:p>
    <w:p w14:paraId="30C74C2C" w14:textId="77777777" w:rsidR="00C235F3" w:rsidRDefault="00C235F3" w:rsidP="00C235F3">
      <w:pPr>
        <w:pStyle w:val="ListParagraph"/>
        <w:numPr>
          <w:ilvl w:val="0"/>
          <w:numId w:val="10"/>
        </w:numPr>
        <w:spacing w:line="288" w:lineRule="auto"/>
      </w:pPr>
      <w:r>
        <w:t>Microsoft SharePoint</w:t>
      </w:r>
    </w:p>
    <w:p w14:paraId="68C1F612" w14:textId="77777777" w:rsidR="00C235F3" w:rsidRDefault="00C235F3" w:rsidP="00C235F3">
      <w:pPr>
        <w:pStyle w:val="ListParagraph"/>
        <w:numPr>
          <w:ilvl w:val="0"/>
          <w:numId w:val="10"/>
        </w:numPr>
        <w:spacing w:line="288" w:lineRule="auto"/>
      </w:pPr>
      <w:r>
        <w:t>Git</w:t>
      </w:r>
    </w:p>
    <w:p w14:paraId="7409F251" w14:textId="77777777" w:rsidR="00C235F3" w:rsidRDefault="00C235F3" w:rsidP="00C235F3">
      <w:pPr>
        <w:pStyle w:val="ListParagraph"/>
        <w:numPr>
          <w:ilvl w:val="0"/>
          <w:numId w:val="10"/>
        </w:numPr>
        <w:spacing w:line="288" w:lineRule="auto"/>
      </w:pPr>
      <w:r>
        <w:t>GitHub</w:t>
      </w:r>
    </w:p>
    <w:p w14:paraId="3CA20F34" w14:textId="77777777" w:rsidR="00C235F3" w:rsidRDefault="00C235F3" w:rsidP="00C235F3">
      <w:pPr>
        <w:pStyle w:val="ListParagraph"/>
        <w:numPr>
          <w:ilvl w:val="0"/>
          <w:numId w:val="10"/>
        </w:numPr>
        <w:spacing w:line="288" w:lineRule="auto"/>
      </w:pPr>
      <w:r>
        <w:t>Visual Studio Code</w:t>
      </w:r>
    </w:p>
    <w:p w14:paraId="302E0872" w14:textId="77777777" w:rsidR="00C235F3" w:rsidRDefault="00C235F3" w:rsidP="00C235F3">
      <w:pPr>
        <w:pStyle w:val="Heading2"/>
      </w:pPr>
      <w:bookmarkStart w:id="53" w:name="_Toc144283028"/>
      <w:r>
        <w:t>Skills from Relevant L6 and L7 Courses</w:t>
      </w:r>
      <w:bookmarkEnd w:id="53"/>
    </w:p>
    <w:p w14:paraId="7106CCFC" w14:textId="77777777" w:rsidR="00C235F3" w:rsidRDefault="00C235F3" w:rsidP="00C235F3">
      <w:pPr>
        <w:rPr>
          <w:b/>
          <w:bCs/>
        </w:rPr>
      </w:pPr>
      <w:r>
        <w:rPr>
          <w:b/>
          <w:bCs/>
        </w:rPr>
        <w:t>BCDE321 Advanced Programming – L7</w:t>
      </w:r>
    </w:p>
    <w:p w14:paraId="2CF2DC01" w14:textId="77777777" w:rsidR="00C235F3" w:rsidRDefault="00C235F3" w:rsidP="00C235F3">
      <w:pPr>
        <w:pStyle w:val="ListParagraph"/>
        <w:numPr>
          <w:ilvl w:val="0"/>
          <w:numId w:val="11"/>
        </w:numPr>
        <w:spacing w:line="288" w:lineRule="auto"/>
      </w:pPr>
      <w:r>
        <w:t>Bad Smells</w:t>
      </w:r>
    </w:p>
    <w:p w14:paraId="7BEEE0F6" w14:textId="77777777" w:rsidR="00C235F3" w:rsidRDefault="00C235F3" w:rsidP="00C235F3">
      <w:pPr>
        <w:pStyle w:val="ListParagraph"/>
        <w:numPr>
          <w:ilvl w:val="0"/>
          <w:numId w:val="11"/>
        </w:numPr>
        <w:spacing w:line="288" w:lineRule="auto"/>
      </w:pPr>
      <w:r>
        <w:t>Refactoring</w:t>
      </w:r>
    </w:p>
    <w:p w14:paraId="16392BF7" w14:textId="77777777" w:rsidR="00C235F3" w:rsidRPr="00696A89" w:rsidRDefault="00C235F3" w:rsidP="00C235F3">
      <w:pPr>
        <w:pStyle w:val="ListParagraph"/>
        <w:numPr>
          <w:ilvl w:val="0"/>
          <w:numId w:val="11"/>
        </w:numPr>
        <w:spacing w:line="288" w:lineRule="auto"/>
      </w:pPr>
      <w:r>
        <w:t>Design Patterns</w:t>
      </w:r>
    </w:p>
    <w:p w14:paraId="2A585A1B" w14:textId="77777777" w:rsidR="00C235F3" w:rsidRDefault="00C235F3" w:rsidP="00C235F3">
      <w:pPr>
        <w:rPr>
          <w:b/>
          <w:bCs/>
        </w:rPr>
      </w:pPr>
      <w:r>
        <w:rPr>
          <w:b/>
          <w:bCs/>
        </w:rPr>
        <w:t>BCDE311 Software Development Project – L7</w:t>
      </w:r>
    </w:p>
    <w:tbl>
      <w:tblPr>
        <w:tblStyle w:val="Style1"/>
        <w:tblW w:w="0" w:type="auto"/>
        <w:tblLook w:val="04A0" w:firstRow="1" w:lastRow="0" w:firstColumn="1" w:lastColumn="0" w:noHBand="0" w:noVBand="1"/>
      </w:tblPr>
      <w:tblGrid>
        <w:gridCol w:w="1869"/>
        <w:gridCol w:w="1869"/>
        <w:gridCol w:w="1869"/>
        <w:gridCol w:w="1869"/>
        <w:gridCol w:w="1870"/>
      </w:tblGrid>
      <w:tr w:rsidR="00C235F3" w14:paraId="1A3E8B9B" w14:textId="77777777" w:rsidTr="008C38E4">
        <w:tc>
          <w:tcPr>
            <w:tcW w:w="1869" w:type="dxa"/>
          </w:tcPr>
          <w:p w14:paraId="1A857A34" w14:textId="77777777" w:rsidR="00C235F3" w:rsidRPr="00696A89" w:rsidRDefault="00C235F3" w:rsidP="00821DD6">
            <w:r w:rsidRPr="00696A89">
              <w:t>HTML</w:t>
            </w:r>
          </w:p>
        </w:tc>
        <w:tc>
          <w:tcPr>
            <w:tcW w:w="1869" w:type="dxa"/>
          </w:tcPr>
          <w:p w14:paraId="0DADDFCE" w14:textId="77777777" w:rsidR="00C235F3" w:rsidRPr="00696A89" w:rsidRDefault="00C235F3" w:rsidP="00821DD6">
            <w:r>
              <w:t>CSS</w:t>
            </w:r>
          </w:p>
        </w:tc>
        <w:tc>
          <w:tcPr>
            <w:tcW w:w="1869" w:type="dxa"/>
          </w:tcPr>
          <w:p w14:paraId="626F9D2D" w14:textId="77777777" w:rsidR="00C235F3" w:rsidRPr="00696A89" w:rsidRDefault="00C235F3" w:rsidP="00821DD6">
            <w:r>
              <w:t>Project Planning</w:t>
            </w:r>
          </w:p>
        </w:tc>
        <w:tc>
          <w:tcPr>
            <w:tcW w:w="1869" w:type="dxa"/>
          </w:tcPr>
          <w:p w14:paraId="6EEDC227" w14:textId="77777777" w:rsidR="00C235F3" w:rsidRPr="00696A89" w:rsidRDefault="00C235F3" w:rsidP="00821DD6">
            <w:r>
              <w:t>Project Proposal</w:t>
            </w:r>
          </w:p>
        </w:tc>
        <w:tc>
          <w:tcPr>
            <w:tcW w:w="1870" w:type="dxa"/>
          </w:tcPr>
          <w:p w14:paraId="323E4735" w14:textId="77777777" w:rsidR="00C235F3" w:rsidRPr="00696A89" w:rsidRDefault="00C235F3" w:rsidP="00821DD6">
            <w:r>
              <w:t>Functional Testing</w:t>
            </w:r>
          </w:p>
        </w:tc>
      </w:tr>
      <w:tr w:rsidR="00C235F3" w14:paraId="644E6B2B" w14:textId="77777777" w:rsidTr="008C38E4">
        <w:tc>
          <w:tcPr>
            <w:tcW w:w="1869" w:type="dxa"/>
          </w:tcPr>
          <w:p w14:paraId="6C7E7A7E" w14:textId="77777777" w:rsidR="00C235F3" w:rsidRPr="00696A89" w:rsidRDefault="00C235F3" w:rsidP="00821DD6">
            <w:r>
              <w:t>User Reporting</w:t>
            </w:r>
          </w:p>
        </w:tc>
        <w:tc>
          <w:tcPr>
            <w:tcW w:w="1869" w:type="dxa"/>
          </w:tcPr>
          <w:p w14:paraId="4B2E3506" w14:textId="77777777" w:rsidR="00C235F3" w:rsidRDefault="00C235F3" w:rsidP="00821DD6">
            <w:r>
              <w:t>Risk Management</w:t>
            </w:r>
          </w:p>
        </w:tc>
        <w:tc>
          <w:tcPr>
            <w:tcW w:w="1869" w:type="dxa"/>
          </w:tcPr>
          <w:p w14:paraId="46B50DC2" w14:textId="77777777" w:rsidR="00C235F3" w:rsidRDefault="00C235F3" w:rsidP="00821DD6">
            <w:r>
              <w:t>Iterative Prototyping</w:t>
            </w:r>
          </w:p>
        </w:tc>
        <w:tc>
          <w:tcPr>
            <w:tcW w:w="1869" w:type="dxa"/>
          </w:tcPr>
          <w:p w14:paraId="2ADD9881" w14:textId="77777777" w:rsidR="00C235F3" w:rsidRDefault="00C235F3" w:rsidP="00821DD6">
            <w:r>
              <w:t>Specification Documentation</w:t>
            </w:r>
          </w:p>
        </w:tc>
        <w:tc>
          <w:tcPr>
            <w:tcW w:w="1870" w:type="dxa"/>
          </w:tcPr>
          <w:p w14:paraId="12305C37" w14:textId="77777777" w:rsidR="00C235F3" w:rsidRDefault="00C235F3" w:rsidP="00821DD6">
            <w:r>
              <w:t>Usability Testing</w:t>
            </w:r>
          </w:p>
        </w:tc>
      </w:tr>
      <w:tr w:rsidR="00C235F3" w14:paraId="690794EF" w14:textId="77777777" w:rsidTr="008C38E4">
        <w:tc>
          <w:tcPr>
            <w:tcW w:w="1869" w:type="dxa"/>
          </w:tcPr>
          <w:p w14:paraId="2F722B83" w14:textId="77777777" w:rsidR="00C235F3" w:rsidRDefault="00C235F3" w:rsidP="00821DD6">
            <w:r>
              <w:t>Responsive Design</w:t>
            </w:r>
          </w:p>
        </w:tc>
        <w:tc>
          <w:tcPr>
            <w:tcW w:w="1869" w:type="dxa"/>
          </w:tcPr>
          <w:p w14:paraId="49FC00BA" w14:textId="77777777" w:rsidR="00C235F3" w:rsidRDefault="00C235F3" w:rsidP="00821DD6">
            <w:r>
              <w:t>Design Thinking</w:t>
            </w:r>
          </w:p>
        </w:tc>
        <w:tc>
          <w:tcPr>
            <w:tcW w:w="1869" w:type="dxa"/>
          </w:tcPr>
          <w:p w14:paraId="63B4CBFD" w14:textId="77777777" w:rsidR="00C235F3" w:rsidRDefault="00C235F3" w:rsidP="00821DD6">
            <w:r>
              <w:t>Accessibility</w:t>
            </w:r>
          </w:p>
        </w:tc>
        <w:tc>
          <w:tcPr>
            <w:tcW w:w="1869" w:type="dxa"/>
          </w:tcPr>
          <w:p w14:paraId="2A02A2BF" w14:textId="77777777" w:rsidR="00C235F3" w:rsidRDefault="00C235F3" w:rsidP="00821DD6">
            <w:r>
              <w:t>Agile Methodologies</w:t>
            </w:r>
          </w:p>
        </w:tc>
        <w:tc>
          <w:tcPr>
            <w:tcW w:w="1870" w:type="dxa"/>
          </w:tcPr>
          <w:p w14:paraId="422A3A33" w14:textId="77777777" w:rsidR="00C235F3" w:rsidRDefault="00C235F3" w:rsidP="00821DD6">
            <w:r>
              <w:t>High and Low Fidelity Design</w:t>
            </w:r>
          </w:p>
        </w:tc>
      </w:tr>
      <w:tr w:rsidR="00C235F3" w14:paraId="4FA44AD9" w14:textId="77777777" w:rsidTr="008C38E4">
        <w:tc>
          <w:tcPr>
            <w:tcW w:w="1869" w:type="dxa"/>
          </w:tcPr>
          <w:p w14:paraId="62E98FEE" w14:textId="77777777" w:rsidR="00C235F3" w:rsidRDefault="00C235F3" w:rsidP="00821DD6">
            <w:r>
              <w:t>Project management frameworks</w:t>
            </w:r>
          </w:p>
        </w:tc>
        <w:tc>
          <w:tcPr>
            <w:tcW w:w="1869" w:type="dxa"/>
          </w:tcPr>
          <w:p w14:paraId="35438803" w14:textId="77777777" w:rsidR="00C235F3" w:rsidRDefault="00C235F3" w:rsidP="00821DD6">
            <w:r>
              <w:t>ITP NZ Ethics and Guidelines</w:t>
            </w:r>
          </w:p>
        </w:tc>
        <w:tc>
          <w:tcPr>
            <w:tcW w:w="1869" w:type="dxa"/>
          </w:tcPr>
          <w:p w14:paraId="7AC599CD" w14:textId="77777777" w:rsidR="00C235F3" w:rsidRDefault="00C235F3" w:rsidP="00821DD6"/>
        </w:tc>
        <w:tc>
          <w:tcPr>
            <w:tcW w:w="1869" w:type="dxa"/>
          </w:tcPr>
          <w:p w14:paraId="09AA4EF4" w14:textId="77777777" w:rsidR="00C235F3" w:rsidRDefault="00C235F3" w:rsidP="00821DD6"/>
        </w:tc>
        <w:tc>
          <w:tcPr>
            <w:tcW w:w="1870" w:type="dxa"/>
          </w:tcPr>
          <w:p w14:paraId="65A39552" w14:textId="77777777" w:rsidR="00C235F3" w:rsidRDefault="00C235F3" w:rsidP="00821DD6"/>
        </w:tc>
      </w:tr>
    </w:tbl>
    <w:p w14:paraId="6CD83B6C" w14:textId="77777777" w:rsidR="00C235F3" w:rsidRDefault="00C235F3" w:rsidP="00C235F3">
      <w:pPr>
        <w:rPr>
          <w:b/>
          <w:bCs/>
        </w:rPr>
      </w:pPr>
      <w:r>
        <w:rPr>
          <w:b/>
          <w:bCs/>
        </w:rPr>
        <w:t>BCIS303 Information Technology Governance – L7</w:t>
      </w:r>
    </w:p>
    <w:tbl>
      <w:tblPr>
        <w:tblStyle w:val="Style1"/>
        <w:tblW w:w="0" w:type="auto"/>
        <w:tblLook w:val="04A0" w:firstRow="1" w:lastRow="0" w:firstColumn="1" w:lastColumn="0" w:noHBand="0" w:noVBand="1"/>
      </w:tblPr>
      <w:tblGrid>
        <w:gridCol w:w="1869"/>
        <w:gridCol w:w="1869"/>
        <w:gridCol w:w="1869"/>
        <w:gridCol w:w="1869"/>
        <w:gridCol w:w="1870"/>
      </w:tblGrid>
      <w:tr w:rsidR="00C235F3" w14:paraId="032C8E3C" w14:textId="77777777" w:rsidTr="008C38E4">
        <w:tc>
          <w:tcPr>
            <w:tcW w:w="1869" w:type="dxa"/>
          </w:tcPr>
          <w:p w14:paraId="3E6CA136" w14:textId="77777777" w:rsidR="00C235F3" w:rsidRDefault="00C235F3" w:rsidP="00821DD6">
            <w:r>
              <w:t>Thematic Analysis</w:t>
            </w:r>
          </w:p>
        </w:tc>
        <w:tc>
          <w:tcPr>
            <w:tcW w:w="1869" w:type="dxa"/>
          </w:tcPr>
          <w:p w14:paraId="68715B92" w14:textId="77777777" w:rsidR="00C235F3" w:rsidRDefault="00C235F3" w:rsidP="00821DD6">
            <w:r>
              <w:t>Qualitative Analysis</w:t>
            </w:r>
          </w:p>
        </w:tc>
        <w:tc>
          <w:tcPr>
            <w:tcW w:w="1869" w:type="dxa"/>
          </w:tcPr>
          <w:p w14:paraId="5FD2F0C4" w14:textId="77777777" w:rsidR="00C235F3" w:rsidRDefault="00C235F3" w:rsidP="00821DD6">
            <w:r>
              <w:t>High level Analysis</w:t>
            </w:r>
          </w:p>
        </w:tc>
        <w:tc>
          <w:tcPr>
            <w:tcW w:w="1869" w:type="dxa"/>
          </w:tcPr>
          <w:p w14:paraId="3A6B6B4A" w14:textId="77777777" w:rsidR="00C235F3" w:rsidRDefault="00C235F3" w:rsidP="00821DD6">
            <w:r>
              <w:t>Systematic data gathering</w:t>
            </w:r>
          </w:p>
        </w:tc>
        <w:tc>
          <w:tcPr>
            <w:tcW w:w="1870" w:type="dxa"/>
          </w:tcPr>
          <w:p w14:paraId="45FFD8CA" w14:textId="77777777" w:rsidR="00C235F3" w:rsidRDefault="00C235F3" w:rsidP="00821DD6">
            <w:r>
              <w:t>Collaborative teamwork</w:t>
            </w:r>
          </w:p>
        </w:tc>
      </w:tr>
      <w:tr w:rsidR="00C235F3" w14:paraId="63B9B0CD" w14:textId="77777777" w:rsidTr="008C38E4">
        <w:tc>
          <w:tcPr>
            <w:tcW w:w="1869" w:type="dxa"/>
          </w:tcPr>
          <w:p w14:paraId="5F5946E5" w14:textId="77777777" w:rsidR="00C235F3" w:rsidRDefault="00C235F3" w:rsidP="00821DD6">
            <w:r>
              <w:t>Engagement and Input</w:t>
            </w:r>
          </w:p>
        </w:tc>
        <w:tc>
          <w:tcPr>
            <w:tcW w:w="1869" w:type="dxa"/>
          </w:tcPr>
          <w:p w14:paraId="7F01BABF" w14:textId="77777777" w:rsidR="00C235F3" w:rsidRDefault="00C235F3" w:rsidP="00821DD6">
            <w:r>
              <w:t>Data Coding</w:t>
            </w:r>
          </w:p>
        </w:tc>
        <w:tc>
          <w:tcPr>
            <w:tcW w:w="1869" w:type="dxa"/>
          </w:tcPr>
          <w:p w14:paraId="00663663" w14:textId="77777777" w:rsidR="00C235F3" w:rsidRDefault="00C235F3" w:rsidP="00821DD6">
            <w:r>
              <w:t>Planning Skills</w:t>
            </w:r>
          </w:p>
        </w:tc>
        <w:tc>
          <w:tcPr>
            <w:tcW w:w="1869" w:type="dxa"/>
          </w:tcPr>
          <w:p w14:paraId="6C413753" w14:textId="77777777" w:rsidR="00C235F3" w:rsidRDefault="00C235F3" w:rsidP="00821DD6">
            <w:r>
              <w:t>Strategic Analysis</w:t>
            </w:r>
          </w:p>
        </w:tc>
        <w:tc>
          <w:tcPr>
            <w:tcW w:w="1870" w:type="dxa"/>
          </w:tcPr>
          <w:p w14:paraId="1CF4504F" w14:textId="77777777" w:rsidR="00C235F3" w:rsidRDefault="00C235F3" w:rsidP="00821DD6">
            <w:r>
              <w:t>Strategic Evaluation</w:t>
            </w:r>
          </w:p>
        </w:tc>
      </w:tr>
    </w:tbl>
    <w:p w14:paraId="63D9A95D" w14:textId="77777777" w:rsidR="008C38E4" w:rsidRDefault="008C38E4" w:rsidP="00C235F3">
      <w:pPr>
        <w:rPr>
          <w:b/>
          <w:bCs/>
        </w:rPr>
      </w:pPr>
    </w:p>
    <w:p w14:paraId="5C5E03B7" w14:textId="501F8261" w:rsidR="00C235F3" w:rsidRDefault="00C235F3" w:rsidP="00C235F3">
      <w:pPr>
        <w:rPr>
          <w:b/>
          <w:bCs/>
        </w:rPr>
      </w:pPr>
      <w:r>
        <w:rPr>
          <w:b/>
          <w:bCs/>
        </w:rPr>
        <w:lastRenderedPageBreak/>
        <w:t>BCDE215 Web Development – L6</w:t>
      </w:r>
    </w:p>
    <w:tbl>
      <w:tblPr>
        <w:tblStyle w:val="Style1"/>
        <w:tblW w:w="0" w:type="auto"/>
        <w:tblLook w:val="04A0" w:firstRow="1" w:lastRow="0" w:firstColumn="1" w:lastColumn="0" w:noHBand="0" w:noVBand="1"/>
      </w:tblPr>
      <w:tblGrid>
        <w:gridCol w:w="1869"/>
        <w:gridCol w:w="1869"/>
        <w:gridCol w:w="1869"/>
        <w:gridCol w:w="1869"/>
        <w:gridCol w:w="1870"/>
      </w:tblGrid>
      <w:tr w:rsidR="00C235F3" w14:paraId="27438C39" w14:textId="77777777" w:rsidTr="008C38E4">
        <w:tc>
          <w:tcPr>
            <w:tcW w:w="1869" w:type="dxa"/>
          </w:tcPr>
          <w:p w14:paraId="1DC159E0" w14:textId="77777777" w:rsidR="00C235F3" w:rsidRDefault="00C235F3" w:rsidP="00821DD6">
            <w:r>
              <w:t>HTML</w:t>
            </w:r>
          </w:p>
        </w:tc>
        <w:tc>
          <w:tcPr>
            <w:tcW w:w="1869" w:type="dxa"/>
          </w:tcPr>
          <w:p w14:paraId="1DA1AA6A" w14:textId="77777777" w:rsidR="00C235F3" w:rsidRDefault="00C235F3" w:rsidP="00821DD6">
            <w:r>
              <w:t>CSS</w:t>
            </w:r>
          </w:p>
        </w:tc>
        <w:tc>
          <w:tcPr>
            <w:tcW w:w="1869" w:type="dxa"/>
          </w:tcPr>
          <w:p w14:paraId="5E135549" w14:textId="77777777" w:rsidR="00C235F3" w:rsidRDefault="00C235F3" w:rsidP="00821DD6">
            <w:r>
              <w:t>Bootstrap</w:t>
            </w:r>
          </w:p>
        </w:tc>
        <w:tc>
          <w:tcPr>
            <w:tcW w:w="1869" w:type="dxa"/>
          </w:tcPr>
          <w:p w14:paraId="26BBB4E0" w14:textId="77777777" w:rsidR="00C235F3" w:rsidRDefault="00C235F3" w:rsidP="00821DD6">
            <w:r>
              <w:t>Django</w:t>
            </w:r>
          </w:p>
        </w:tc>
        <w:tc>
          <w:tcPr>
            <w:tcW w:w="1870" w:type="dxa"/>
          </w:tcPr>
          <w:p w14:paraId="0A16C9AC" w14:textId="77777777" w:rsidR="00C235F3" w:rsidRDefault="00C235F3" w:rsidP="00821DD6">
            <w:r>
              <w:t>Ecommerce Platform</w:t>
            </w:r>
          </w:p>
        </w:tc>
      </w:tr>
      <w:tr w:rsidR="00C235F3" w14:paraId="6FB9299B" w14:textId="77777777" w:rsidTr="008C38E4">
        <w:tc>
          <w:tcPr>
            <w:tcW w:w="1869" w:type="dxa"/>
          </w:tcPr>
          <w:p w14:paraId="65673E25" w14:textId="77777777" w:rsidR="00C235F3" w:rsidRDefault="00C235F3" w:rsidP="00821DD6">
            <w:r>
              <w:t>AWS Website Hosting</w:t>
            </w:r>
          </w:p>
        </w:tc>
        <w:tc>
          <w:tcPr>
            <w:tcW w:w="1869" w:type="dxa"/>
          </w:tcPr>
          <w:p w14:paraId="44C810AB" w14:textId="77777777" w:rsidR="00C235F3" w:rsidRDefault="00C235F3" w:rsidP="00821DD6"/>
        </w:tc>
        <w:tc>
          <w:tcPr>
            <w:tcW w:w="1869" w:type="dxa"/>
          </w:tcPr>
          <w:p w14:paraId="4A345A4B" w14:textId="77777777" w:rsidR="00C235F3" w:rsidRDefault="00C235F3" w:rsidP="00821DD6"/>
        </w:tc>
        <w:tc>
          <w:tcPr>
            <w:tcW w:w="1869" w:type="dxa"/>
          </w:tcPr>
          <w:p w14:paraId="5578D7D8" w14:textId="77777777" w:rsidR="00C235F3" w:rsidRDefault="00C235F3" w:rsidP="00821DD6"/>
        </w:tc>
        <w:tc>
          <w:tcPr>
            <w:tcW w:w="1870" w:type="dxa"/>
          </w:tcPr>
          <w:p w14:paraId="17FD6931" w14:textId="77777777" w:rsidR="00C235F3" w:rsidRDefault="00C235F3" w:rsidP="00821DD6"/>
        </w:tc>
      </w:tr>
    </w:tbl>
    <w:p w14:paraId="2D7E10FA" w14:textId="77777777" w:rsidR="00C235F3" w:rsidRDefault="00C235F3" w:rsidP="00C235F3">
      <w:pPr>
        <w:rPr>
          <w:b/>
          <w:bCs/>
        </w:rPr>
      </w:pPr>
      <w:r>
        <w:rPr>
          <w:b/>
          <w:bCs/>
        </w:rPr>
        <w:t>BCDE223 Best Programming Practices (Java) – L6</w:t>
      </w:r>
    </w:p>
    <w:tbl>
      <w:tblPr>
        <w:tblStyle w:val="Style1"/>
        <w:tblW w:w="0" w:type="auto"/>
        <w:tblLook w:val="04A0" w:firstRow="1" w:lastRow="0" w:firstColumn="1" w:lastColumn="0" w:noHBand="0" w:noVBand="1"/>
      </w:tblPr>
      <w:tblGrid>
        <w:gridCol w:w="1869"/>
        <w:gridCol w:w="1869"/>
        <w:gridCol w:w="1869"/>
        <w:gridCol w:w="1869"/>
        <w:gridCol w:w="1870"/>
      </w:tblGrid>
      <w:tr w:rsidR="00C235F3" w14:paraId="5C7A310E" w14:textId="77777777" w:rsidTr="008C38E4">
        <w:tc>
          <w:tcPr>
            <w:tcW w:w="1869" w:type="dxa"/>
          </w:tcPr>
          <w:p w14:paraId="585E0F6D" w14:textId="77777777" w:rsidR="00C235F3" w:rsidRDefault="00C235F3" w:rsidP="00821DD6">
            <w:r>
              <w:t>Coding Language</w:t>
            </w:r>
          </w:p>
        </w:tc>
        <w:tc>
          <w:tcPr>
            <w:tcW w:w="1869" w:type="dxa"/>
          </w:tcPr>
          <w:p w14:paraId="2B82A2D0" w14:textId="77777777" w:rsidR="00C235F3" w:rsidRDefault="00C235F3" w:rsidP="00821DD6">
            <w:r>
              <w:t>Unit Testing</w:t>
            </w:r>
          </w:p>
        </w:tc>
        <w:tc>
          <w:tcPr>
            <w:tcW w:w="1869" w:type="dxa"/>
          </w:tcPr>
          <w:p w14:paraId="4DACD3B6" w14:textId="77777777" w:rsidR="00C235F3" w:rsidRDefault="00C235F3" w:rsidP="00821DD6">
            <w:r>
              <w:t>Class Diagrams</w:t>
            </w:r>
          </w:p>
        </w:tc>
        <w:tc>
          <w:tcPr>
            <w:tcW w:w="1869" w:type="dxa"/>
          </w:tcPr>
          <w:p w14:paraId="7A42D843" w14:textId="77777777" w:rsidR="00C235F3" w:rsidRDefault="00C235F3" w:rsidP="00821DD6">
            <w:r>
              <w:t>MoSCoW</w:t>
            </w:r>
          </w:p>
        </w:tc>
        <w:tc>
          <w:tcPr>
            <w:tcW w:w="1870" w:type="dxa"/>
          </w:tcPr>
          <w:p w14:paraId="716F78CC" w14:textId="77777777" w:rsidR="00C235F3" w:rsidRDefault="00C235F3" w:rsidP="00821DD6">
            <w:r>
              <w:t>Android Studio</w:t>
            </w:r>
          </w:p>
        </w:tc>
      </w:tr>
    </w:tbl>
    <w:p w14:paraId="56B8C52B" w14:textId="77777777" w:rsidR="00C235F3" w:rsidRDefault="00C235F3" w:rsidP="00C235F3">
      <w:pPr>
        <w:rPr>
          <w:b/>
          <w:bCs/>
        </w:rPr>
      </w:pPr>
      <w:r>
        <w:rPr>
          <w:b/>
          <w:bCs/>
        </w:rPr>
        <w:t>BCDE222 Best Programming Practices (C#.NET) – L6</w:t>
      </w:r>
    </w:p>
    <w:tbl>
      <w:tblPr>
        <w:tblStyle w:val="Style1"/>
        <w:tblW w:w="0" w:type="auto"/>
        <w:tblLook w:val="04A0" w:firstRow="1" w:lastRow="0" w:firstColumn="1" w:lastColumn="0" w:noHBand="0" w:noVBand="1"/>
      </w:tblPr>
      <w:tblGrid>
        <w:gridCol w:w="1869"/>
        <w:gridCol w:w="1869"/>
        <w:gridCol w:w="1869"/>
        <w:gridCol w:w="1869"/>
        <w:gridCol w:w="1870"/>
      </w:tblGrid>
      <w:tr w:rsidR="00C235F3" w14:paraId="799BE133" w14:textId="77777777" w:rsidTr="008C38E4">
        <w:tc>
          <w:tcPr>
            <w:tcW w:w="1869" w:type="dxa"/>
          </w:tcPr>
          <w:p w14:paraId="0970EFB8" w14:textId="77777777" w:rsidR="00C235F3" w:rsidRDefault="00C235F3" w:rsidP="00821DD6">
            <w:r>
              <w:t>Coding Language</w:t>
            </w:r>
          </w:p>
        </w:tc>
        <w:tc>
          <w:tcPr>
            <w:tcW w:w="1869" w:type="dxa"/>
          </w:tcPr>
          <w:p w14:paraId="4CA92B4D" w14:textId="77777777" w:rsidR="00C235F3" w:rsidRDefault="00C235F3" w:rsidP="00821DD6">
            <w:r>
              <w:t>Unit Testing</w:t>
            </w:r>
          </w:p>
        </w:tc>
        <w:tc>
          <w:tcPr>
            <w:tcW w:w="1869" w:type="dxa"/>
          </w:tcPr>
          <w:p w14:paraId="10EF116D" w14:textId="77777777" w:rsidR="00C235F3" w:rsidRDefault="00C235F3" w:rsidP="00821DD6">
            <w:r>
              <w:t>Class Diagrams</w:t>
            </w:r>
          </w:p>
        </w:tc>
        <w:tc>
          <w:tcPr>
            <w:tcW w:w="1869" w:type="dxa"/>
          </w:tcPr>
          <w:p w14:paraId="3E7C3E04" w14:textId="77777777" w:rsidR="00C235F3" w:rsidRDefault="00C235F3" w:rsidP="00821DD6">
            <w:r>
              <w:t>MoSCoW</w:t>
            </w:r>
          </w:p>
        </w:tc>
        <w:tc>
          <w:tcPr>
            <w:tcW w:w="1870" w:type="dxa"/>
          </w:tcPr>
          <w:p w14:paraId="3F63FADE" w14:textId="77777777" w:rsidR="00C235F3" w:rsidRDefault="00C235F3" w:rsidP="00821DD6">
            <w:r>
              <w:t>Visual Studio</w:t>
            </w:r>
          </w:p>
        </w:tc>
      </w:tr>
    </w:tbl>
    <w:p w14:paraId="6C1B5776" w14:textId="77777777" w:rsidR="00C235F3" w:rsidRPr="008B6203" w:rsidRDefault="00C235F3" w:rsidP="00C235F3">
      <w:pPr>
        <w:rPr>
          <w:b/>
          <w:bCs/>
        </w:rPr>
      </w:pPr>
      <w:r>
        <w:rPr>
          <w:b/>
          <w:bCs/>
        </w:rPr>
        <w:t>BCDE224 Best Programming Practices (Server-Side Programming – PHP) – L6</w:t>
      </w:r>
    </w:p>
    <w:tbl>
      <w:tblPr>
        <w:tblStyle w:val="Style1"/>
        <w:tblW w:w="0" w:type="auto"/>
        <w:tblLook w:val="04A0" w:firstRow="1" w:lastRow="0" w:firstColumn="1" w:lastColumn="0" w:noHBand="0" w:noVBand="1"/>
      </w:tblPr>
      <w:tblGrid>
        <w:gridCol w:w="1869"/>
        <w:gridCol w:w="1869"/>
        <w:gridCol w:w="1869"/>
        <w:gridCol w:w="1869"/>
        <w:gridCol w:w="1870"/>
      </w:tblGrid>
      <w:tr w:rsidR="00C235F3" w14:paraId="6EF3C5C5" w14:textId="77777777" w:rsidTr="008C38E4">
        <w:tc>
          <w:tcPr>
            <w:tcW w:w="1869" w:type="dxa"/>
          </w:tcPr>
          <w:p w14:paraId="6FF74678" w14:textId="77777777" w:rsidR="00C235F3" w:rsidRDefault="00C235F3" w:rsidP="00821DD6">
            <w:r>
              <w:t>PHP Development</w:t>
            </w:r>
          </w:p>
        </w:tc>
        <w:tc>
          <w:tcPr>
            <w:tcW w:w="1869" w:type="dxa"/>
          </w:tcPr>
          <w:p w14:paraId="7C576C7D" w14:textId="77777777" w:rsidR="00C235F3" w:rsidRDefault="00C235F3" w:rsidP="00821DD6">
            <w:r>
              <w:t>MySQL Language</w:t>
            </w:r>
          </w:p>
        </w:tc>
        <w:tc>
          <w:tcPr>
            <w:tcW w:w="1869" w:type="dxa"/>
          </w:tcPr>
          <w:p w14:paraId="40EA0433" w14:textId="77777777" w:rsidR="00C235F3" w:rsidRDefault="00C235F3" w:rsidP="00821DD6">
            <w:r>
              <w:t>Schema Development</w:t>
            </w:r>
          </w:p>
        </w:tc>
        <w:tc>
          <w:tcPr>
            <w:tcW w:w="1869" w:type="dxa"/>
          </w:tcPr>
          <w:p w14:paraId="6CAFFE0E" w14:textId="77777777" w:rsidR="00C235F3" w:rsidRDefault="00C235F3" w:rsidP="00821DD6">
            <w:r>
              <w:t>Database Diagram</w:t>
            </w:r>
          </w:p>
        </w:tc>
        <w:tc>
          <w:tcPr>
            <w:tcW w:w="1870" w:type="dxa"/>
          </w:tcPr>
          <w:p w14:paraId="36B23DA5" w14:textId="77777777" w:rsidR="00C235F3" w:rsidRDefault="00C235F3" w:rsidP="00821DD6">
            <w:r>
              <w:t>User Stories</w:t>
            </w:r>
          </w:p>
        </w:tc>
      </w:tr>
      <w:tr w:rsidR="00C235F3" w14:paraId="3DE998FF" w14:textId="77777777" w:rsidTr="008C38E4">
        <w:tc>
          <w:tcPr>
            <w:tcW w:w="1869" w:type="dxa"/>
          </w:tcPr>
          <w:p w14:paraId="18F706D0" w14:textId="77777777" w:rsidR="00C235F3" w:rsidRDefault="00C235F3" w:rsidP="00821DD6"/>
        </w:tc>
        <w:tc>
          <w:tcPr>
            <w:tcW w:w="1869" w:type="dxa"/>
          </w:tcPr>
          <w:p w14:paraId="57CD10EF" w14:textId="77777777" w:rsidR="00C235F3" w:rsidRDefault="00C235F3" w:rsidP="00821DD6"/>
        </w:tc>
        <w:tc>
          <w:tcPr>
            <w:tcW w:w="1869" w:type="dxa"/>
          </w:tcPr>
          <w:p w14:paraId="710F8394" w14:textId="77777777" w:rsidR="00C235F3" w:rsidRDefault="00C235F3" w:rsidP="00821DD6"/>
        </w:tc>
        <w:tc>
          <w:tcPr>
            <w:tcW w:w="1869" w:type="dxa"/>
          </w:tcPr>
          <w:p w14:paraId="7B37AE09" w14:textId="77777777" w:rsidR="00C235F3" w:rsidRDefault="00C235F3" w:rsidP="00821DD6"/>
        </w:tc>
        <w:tc>
          <w:tcPr>
            <w:tcW w:w="1870" w:type="dxa"/>
          </w:tcPr>
          <w:p w14:paraId="221C976B" w14:textId="77777777" w:rsidR="00C235F3" w:rsidRDefault="00C235F3" w:rsidP="00821DD6"/>
        </w:tc>
      </w:tr>
    </w:tbl>
    <w:p w14:paraId="459F4029" w14:textId="77777777" w:rsidR="00C235F3" w:rsidRDefault="00C235F3" w:rsidP="00C235F3">
      <w:pPr>
        <w:pStyle w:val="Heading2"/>
      </w:pPr>
      <w:bookmarkStart w:id="54" w:name="_Toc144283029"/>
      <w:r>
        <w:t>Approach to Learning New Skills</w:t>
      </w:r>
      <w:bookmarkEnd w:id="54"/>
    </w:p>
    <w:p w14:paraId="096D305A" w14:textId="77777777" w:rsidR="00C235F3" w:rsidRDefault="00C235F3" w:rsidP="00DD013E">
      <w:pPr>
        <w:pStyle w:val="ListParagraph"/>
        <w:numPr>
          <w:ilvl w:val="0"/>
          <w:numId w:val="7"/>
        </w:numPr>
      </w:pPr>
      <w:r>
        <w:t>Research</w:t>
      </w:r>
    </w:p>
    <w:p w14:paraId="3CE49CCD" w14:textId="77777777" w:rsidR="00C235F3" w:rsidRDefault="00C235F3" w:rsidP="00DD013E">
      <w:pPr>
        <w:pStyle w:val="ListParagraph"/>
        <w:numPr>
          <w:ilvl w:val="0"/>
          <w:numId w:val="7"/>
        </w:numPr>
      </w:pPr>
      <w:r>
        <w:t>Identify Learning Resources</w:t>
      </w:r>
    </w:p>
    <w:p w14:paraId="57F4BF16" w14:textId="4F870C00" w:rsidR="005824AA" w:rsidRDefault="00C235F3" w:rsidP="16355196">
      <w:pPr>
        <w:pStyle w:val="ListParagraph"/>
        <w:numPr>
          <w:ilvl w:val="0"/>
          <w:numId w:val="7"/>
        </w:numPr>
      </w:pPr>
      <w:r>
        <w:t>Practicing from resources</w:t>
      </w:r>
    </w:p>
    <w:p w14:paraId="5F11C671" w14:textId="6EAC50D5" w:rsidR="16355196" w:rsidRDefault="16355196" w:rsidP="16355196">
      <w:pPr>
        <w:pBdr>
          <w:bottom w:val="single" w:sz="6" w:space="1" w:color="auto"/>
        </w:pBdr>
      </w:pPr>
    </w:p>
    <w:p w14:paraId="63539F4F" w14:textId="77777777" w:rsidR="005824AA" w:rsidRDefault="005824AA" w:rsidP="005824AA">
      <w:pPr>
        <w:pStyle w:val="Heading2"/>
      </w:pPr>
      <w:bookmarkStart w:id="55" w:name="_Toc78191744"/>
      <w:r>
        <w:t>Halfway Report</w:t>
      </w:r>
      <w:bookmarkEnd w:id="55"/>
    </w:p>
    <w:p w14:paraId="7D68235F" w14:textId="01093203" w:rsidR="005824AA" w:rsidRPr="00340725" w:rsidRDefault="30778418" w:rsidP="16355196">
      <w:r>
        <w:t>A lot of skills have been picked up while working on the project with a very enjoyable learning experience towards the Power Automate and Power Apps</w:t>
      </w:r>
      <w:r w:rsidR="00E0575D">
        <w:t xml:space="preserve"> as a lot of my previous skills from classes have not directly applied. There still is fundamentals around clean code, </w:t>
      </w:r>
      <w:r w:rsidR="00FF5A88">
        <w:t xml:space="preserve">logic processing and other broader skills </w:t>
      </w:r>
      <w:del w:id="56" w:author="Author">
        <w:r w:rsidR="00FF5A88" w:rsidDel="00F06E89">
          <w:delText>that</w:delText>
        </w:r>
      </w:del>
      <w:ins w:id="57" w:author="Author">
        <w:r w:rsidR="00F06E89" w:rsidRPr="00F06E89">
          <w:rPr>
            <w:color w:val="FF0000"/>
          </w:rPr>
          <w:t>that</w:t>
        </w:r>
      </w:ins>
      <w:r w:rsidR="00FF5A88">
        <w:t xml:space="preserve"> are applied to all coding languages </w:t>
      </w:r>
      <w:r w:rsidR="009703E7">
        <w:t>being applied to the project</w:t>
      </w:r>
      <w:r>
        <w:t>. There is still more to learn with the connections of the AutoCello API</w:t>
      </w:r>
      <w:r w:rsidR="00124A16">
        <w:t xml:space="preserve"> and SharePoint displaying</w:t>
      </w:r>
      <w:r>
        <w:t>.</w:t>
      </w:r>
    </w:p>
    <w:p w14:paraId="4361CA4A" w14:textId="58D05523" w:rsidR="005824AA" w:rsidRPr="00340725" w:rsidRDefault="30778418" w:rsidP="16355196">
      <w:r>
        <w:t xml:space="preserve">The downside to being a Microsoft environment </w:t>
      </w:r>
      <w:del w:id="58" w:author="Author">
        <w:r w:rsidDel="000E6349">
          <w:delText>is that a lot of the</w:delText>
        </w:r>
      </w:del>
      <w:ins w:id="59" w:author="Author">
        <w:r w:rsidR="000E6349">
          <w:t>being numerous</w:t>
        </w:r>
      </w:ins>
      <w:r>
        <w:t xml:space="preserve"> development sections </w:t>
      </w:r>
      <w:del w:id="60" w:author="Author">
        <w:r w:rsidDel="000E6349">
          <w:delText xml:space="preserve">has </w:delText>
        </w:r>
      </w:del>
      <w:ins w:id="61" w:author="Author">
        <w:r w:rsidR="000E6349">
          <w:t xml:space="preserve">have </w:t>
        </w:r>
      </w:ins>
      <w:r>
        <w:t>changed</w:t>
      </w:r>
      <w:ins w:id="62" w:author="Author">
        <w:r w:rsidR="000E6349">
          <w:t>.</w:t>
        </w:r>
      </w:ins>
      <w:del w:id="63" w:author="Author">
        <w:r w:rsidDel="000E6349">
          <w:delText>,</w:delText>
        </w:r>
      </w:del>
      <w:r>
        <w:t xml:space="preserve"> Google results </w:t>
      </w:r>
      <w:del w:id="64" w:author="Author">
        <w:r w:rsidDel="00F06E89">
          <w:delText>that</w:delText>
        </w:r>
      </w:del>
      <w:ins w:id="65" w:author="Author">
        <w:r w:rsidR="00F06E89" w:rsidRPr="00F06E89">
          <w:rPr>
            <w:color w:val="FF0000"/>
          </w:rPr>
          <w:t>that</w:t>
        </w:r>
      </w:ins>
      <w:r>
        <w:t xml:space="preserve"> are no more than a year old can become outdated.</w:t>
      </w:r>
    </w:p>
    <w:p w14:paraId="7296C8FA" w14:textId="6CEE2958" w:rsidR="008C38E4" w:rsidRDefault="30778418" w:rsidP="00CB030C">
      <w:pPr>
        <w:rPr>
          <w:rFonts w:asciiTheme="majorHAnsi" w:eastAsiaTheme="majorEastAsia" w:hAnsiTheme="majorHAnsi" w:cstheme="majorBidi"/>
          <w:sz w:val="40"/>
          <w:szCs w:val="40"/>
        </w:rPr>
      </w:pPr>
      <w:r>
        <w:t xml:space="preserve">As a lot of the project is visual based with Power Automate, SharePoint Lists and </w:t>
      </w:r>
      <w:r w:rsidR="7454696C">
        <w:t>PowerApps which a lot of websites, with the above being outdated, becomes difficult to work with.</w:t>
      </w:r>
      <w:ins w:id="66" w:author="Author">
        <w:r w:rsidR="000E6349">
          <w:t xml:space="preserve"> </w:t>
        </w:r>
      </w:ins>
      <w:del w:id="67" w:author="Author">
        <w:r w:rsidR="7454696C" w:rsidDel="000E6349">
          <w:delText xml:space="preserve"> I have found that </w:delText>
        </w:r>
      </w:del>
      <w:r w:rsidR="7454696C">
        <w:t xml:space="preserve">YouTube videos specifically </w:t>
      </w:r>
      <w:del w:id="68" w:author="Author">
        <w:r w:rsidR="7454696C" w:rsidDel="00FD4F72">
          <w:delText xml:space="preserve">have </w:delText>
        </w:r>
      </w:del>
      <w:ins w:id="69" w:author="Author">
        <w:r w:rsidR="00FD4F72">
          <w:t xml:space="preserve">being </w:t>
        </w:r>
      </w:ins>
      <w:del w:id="70" w:author="Author">
        <w:r w:rsidR="7454696C" w:rsidDel="00FD4F72">
          <w:delText xml:space="preserve">been </w:delText>
        </w:r>
      </w:del>
      <w:r w:rsidR="7454696C">
        <w:t xml:space="preserve">a really great way to </w:t>
      </w:r>
      <w:r w:rsidR="78940728">
        <w:t xml:space="preserve">learn and </w:t>
      </w:r>
      <w:r w:rsidR="00B016CE">
        <w:t>pick up</w:t>
      </w:r>
      <w:r w:rsidR="78940728">
        <w:t xml:space="preserve"> the required skills.</w:t>
      </w:r>
      <w:bookmarkStart w:id="71" w:name="_Toc78191746"/>
    </w:p>
    <w:p w14:paraId="2E1C0FCB" w14:textId="77777777" w:rsidR="00CB030C" w:rsidRDefault="00CB030C">
      <w:pPr>
        <w:spacing w:after="200" w:line="288" w:lineRule="auto"/>
        <w:rPr>
          <w:rFonts w:asciiTheme="majorHAnsi" w:eastAsiaTheme="majorEastAsia" w:hAnsiTheme="majorHAnsi" w:cstheme="majorBidi"/>
          <w:sz w:val="40"/>
          <w:szCs w:val="40"/>
        </w:rPr>
      </w:pPr>
      <w:r>
        <w:br w:type="page"/>
      </w:r>
    </w:p>
    <w:p w14:paraId="0D9306C9" w14:textId="00934DCB" w:rsidR="005620F4" w:rsidRDefault="005620F4" w:rsidP="00C6271B">
      <w:pPr>
        <w:pStyle w:val="Heading1"/>
      </w:pPr>
      <w:r>
        <w:lastRenderedPageBreak/>
        <w:t>Project Plan – High Level</w:t>
      </w:r>
      <w:bookmarkEnd w:id="71"/>
    </w:p>
    <w:p w14:paraId="73342EE7" w14:textId="4B5EF476" w:rsidR="00C714D9" w:rsidRPr="00113762" w:rsidRDefault="00113762" w:rsidP="00C714D9">
      <w:r>
        <w:t xml:space="preserve">The following section will outline the project management framework </w:t>
      </w:r>
      <w:del w:id="72" w:author="Author">
        <w:r w:rsidDel="00F06E89">
          <w:delText>that</w:delText>
        </w:r>
      </w:del>
      <w:ins w:id="73" w:author="Author">
        <w:r w:rsidR="00F06E89" w:rsidRPr="00F06E89">
          <w:rPr>
            <w:color w:val="FF0000"/>
          </w:rPr>
          <w:t>that</w:t>
        </w:r>
      </w:ins>
      <w:r>
        <w:t xml:space="preserve"> will be administered and being discussed in detail. A timeline will be u</w:t>
      </w:r>
      <w:r w:rsidR="00310DF3">
        <w:t>pdated for any additional changes.</w:t>
      </w:r>
    </w:p>
    <w:p w14:paraId="771C8D18" w14:textId="6ABA23D9" w:rsidR="00563D32" w:rsidRPr="00563D32" w:rsidRDefault="005620F4" w:rsidP="00DD013E">
      <w:pPr>
        <w:pStyle w:val="Heading2"/>
        <w:rPr>
          <w:b/>
          <w:bCs/>
        </w:rPr>
      </w:pPr>
      <w:bookmarkStart w:id="74" w:name="_Toc78191747"/>
      <w:r>
        <w:t>Phases</w:t>
      </w:r>
      <w:bookmarkEnd w:id="74"/>
    </w:p>
    <w:p w14:paraId="3306EA8C" w14:textId="14D52285" w:rsidR="00C644DD" w:rsidRPr="00240E89" w:rsidRDefault="00C644DD" w:rsidP="00DD013E">
      <w:bookmarkStart w:id="75" w:name="_Toc78191749"/>
      <w:r>
        <w:t xml:space="preserve">The following section will outline the project management framework </w:t>
      </w:r>
      <w:del w:id="76" w:author="Author">
        <w:r w:rsidDel="00F06E89">
          <w:delText>that</w:delText>
        </w:r>
      </w:del>
      <w:ins w:id="77" w:author="Author">
        <w:r w:rsidR="00F06E89" w:rsidRPr="00F06E89">
          <w:rPr>
            <w:color w:val="FF0000"/>
          </w:rPr>
          <w:t>that</w:t>
        </w:r>
      </w:ins>
      <w:r>
        <w:t xml:space="preserve"> will be administered and being discussed in detail. A timeline will be updated for any additional changes. </w:t>
      </w:r>
    </w:p>
    <w:p w14:paraId="2B60DD72" w14:textId="77777777" w:rsidR="00C644DD" w:rsidRDefault="00C644DD" w:rsidP="00C644DD">
      <w:pPr>
        <w:pStyle w:val="Heading2"/>
      </w:pPr>
      <w:bookmarkStart w:id="78" w:name="_Toc144283031"/>
      <w:r>
        <w:t>Phases</w:t>
      </w:r>
      <w:bookmarkEnd w:id="78"/>
    </w:p>
    <w:p w14:paraId="3E1C170F" w14:textId="4F99FF03" w:rsidR="00C644DD" w:rsidRPr="00000C03" w:rsidRDefault="00C644DD" w:rsidP="00DD013E">
      <w:r>
        <w:t xml:space="preserve">During the project the use of Kanban will be used as the project management methodology. Though this is talked about more in the Methodology section, Kanban allows for the full transparency, responsibility and visual representation of work </w:t>
      </w:r>
      <w:del w:id="79" w:author="Author">
        <w:r w:rsidDel="00F06E89">
          <w:delText>that</w:delText>
        </w:r>
      </w:del>
      <w:ins w:id="80" w:author="Author">
        <w:r w:rsidR="00F06E89" w:rsidRPr="00F06E89">
          <w:rPr>
            <w:color w:val="FF0000"/>
          </w:rPr>
          <w:t>that</w:t>
        </w:r>
      </w:ins>
      <w:r>
        <w:t xml:space="preserve"> has been broken down into task. The below outline is what the phases will look like:</w:t>
      </w:r>
    </w:p>
    <w:p w14:paraId="56AD8093" w14:textId="77777777" w:rsidR="00C644DD" w:rsidRDefault="00C644DD" w:rsidP="00C644DD">
      <w:pPr>
        <w:pStyle w:val="ListParagraph"/>
        <w:numPr>
          <w:ilvl w:val="0"/>
          <w:numId w:val="12"/>
        </w:numPr>
        <w:spacing w:line="288" w:lineRule="auto"/>
        <w:rPr>
          <w:b/>
          <w:bCs/>
        </w:rPr>
      </w:pPr>
      <w:r w:rsidRPr="00865E0E">
        <w:rPr>
          <w:b/>
          <w:bCs/>
        </w:rPr>
        <w:t>Discovery</w:t>
      </w:r>
    </w:p>
    <w:p w14:paraId="592A7758" w14:textId="77777777" w:rsidR="00C644DD" w:rsidRPr="00DD013E" w:rsidRDefault="00C644DD" w:rsidP="00C644DD">
      <w:pPr>
        <w:pStyle w:val="ListParagraph"/>
        <w:numPr>
          <w:ilvl w:val="1"/>
          <w:numId w:val="12"/>
        </w:numPr>
        <w:spacing w:line="288" w:lineRule="auto"/>
      </w:pPr>
      <w:r w:rsidRPr="00DD013E">
        <w:t>What’s currently being used.</w:t>
      </w:r>
    </w:p>
    <w:p w14:paraId="4D31530B" w14:textId="77777777" w:rsidR="00C644DD" w:rsidRPr="00DD013E" w:rsidRDefault="00C644DD" w:rsidP="00C644DD">
      <w:pPr>
        <w:pStyle w:val="ListParagraph"/>
        <w:numPr>
          <w:ilvl w:val="1"/>
          <w:numId w:val="12"/>
        </w:numPr>
        <w:spacing w:line="288" w:lineRule="auto"/>
      </w:pPr>
      <w:r w:rsidRPr="00DD013E">
        <w:t>What could be used.</w:t>
      </w:r>
    </w:p>
    <w:p w14:paraId="784BB24C" w14:textId="77777777" w:rsidR="00C644DD" w:rsidRDefault="00C644DD" w:rsidP="00C644DD">
      <w:pPr>
        <w:pStyle w:val="ListParagraph"/>
        <w:numPr>
          <w:ilvl w:val="0"/>
          <w:numId w:val="12"/>
        </w:numPr>
        <w:spacing w:line="288" w:lineRule="auto"/>
        <w:rPr>
          <w:b/>
          <w:bCs/>
        </w:rPr>
      </w:pPr>
      <w:r w:rsidRPr="00865E0E">
        <w:rPr>
          <w:b/>
          <w:bCs/>
        </w:rPr>
        <w:t>Design</w:t>
      </w:r>
    </w:p>
    <w:p w14:paraId="0B03FDA1" w14:textId="77777777" w:rsidR="00C644DD" w:rsidRPr="00DD013E" w:rsidRDefault="00C644DD" w:rsidP="00C644DD">
      <w:pPr>
        <w:pStyle w:val="ListParagraph"/>
        <w:numPr>
          <w:ilvl w:val="1"/>
          <w:numId w:val="12"/>
        </w:numPr>
        <w:spacing w:line="288" w:lineRule="auto"/>
      </w:pPr>
      <w:r w:rsidRPr="00DD013E">
        <w:t>Wireframe solutions.</w:t>
      </w:r>
    </w:p>
    <w:p w14:paraId="3325D23F" w14:textId="77777777" w:rsidR="00C644DD" w:rsidRPr="00DD013E" w:rsidRDefault="00C644DD" w:rsidP="00C644DD">
      <w:pPr>
        <w:pStyle w:val="ListParagraph"/>
        <w:numPr>
          <w:ilvl w:val="1"/>
          <w:numId w:val="12"/>
        </w:numPr>
        <w:spacing w:line="288" w:lineRule="auto"/>
      </w:pPr>
      <w:r w:rsidRPr="00DD013E">
        <w:t>Low Fidelity design.</w:t>
      </w:r>
    </w:p>
    <w:p w14:paraId="4CFF7CAC" w14:textId="77777777" w:rsidR="00C644DD" w:rsidRPr="00DD013E" w:rsidRDefault="00C644DD" w:rsidP="00C644DD">
      <w:pPr>
        <w:pStyle w:val="ListParagraph"/>
        <w:numPr>
          <w:ilvl w:val="1"/>
          <w:numId w:val="12"/>
        </w:numPr>
        <w:spacing w:line="288" w:lineRule="auto"/>
      </w:pPr>
      <w:r w:rsidRPr="00DD013E">
        <w:t>High Fidelity design.</w:t>
      </w:r>
    </w:p>
    <w:p w14:paraId="005EBEC3" w14:textId="77777777" w:rsidR="00C644DD" w:rsidRDefault="00C644DD" w:rsidP="00C644DD">
      <w:pPr>
        <w:pStyle w:val="ListParagraph"/>
        <w:numPr>
          <w:ilvl w:val="0"/>
          <w:numId w:val="12"/>
        </w:numPr>
        <w:spacing w:line="288" w:lineRule="auto"/>
        <w:rPr>
          <w:b/>
          <w:bCs/>
        </w:rPr>
      </w:pPr>
      <w:r>
        <w:rPr>
          <w:b/>
          <w:bCs/>
        </w:rPr>
        <w:t xml:space="preserve">Develop &amp; Build </w:t>
      </w:r>
    </w:p>
    <w:p w14:paraId="4DC8DE02" w14:textId="77777777" w:rsidR="00C644DD" w:rsidRPr="00DD013E" w:rsidRDefault="00C644DD" w:rsidP="00C644DD">
      <w:pPr>
        <w:pStyle w:val="ListParagraph"/>
        <w:numPr>
          <w:ilvl w:val="1"/>
          <w:numId w:val="12"/>
        </w:numPr>
        <w:spacing w:line="288" w:lineRule="auto"/>
      </w:pPr>
      <w:r w:rsidRPr="00DD013E">
        <w:t>Iterative development.</w:t>
      </w:r>
    </w:p>
    <w:p w14:paraId="2DF9E226" w14:textId="77777777" w:rsidR="00C644DD" w:rsidRPr="00DD013E" w:rsidRDefault="00C644DD" w:rsidP="00C644DD">
      <w:pPr>
        <w:pStyle w:val="ListParagraph"/>
        <w:numPr>
          <w:ilvl w:val="1"/>
          <w:numId w:val="12"/>
        </w:numPr>
        <w:spacing w:line="288" w:lineRule="auto"/>
      </w:pPr>
      <w:r w:rsidRPr="00DD013E">
        <w:t>Weekly progress meetings.</w:t>
      </w:r>
    </w:p>
    <w:p w14:paraId="6665917C" w14:textId="77777777" w:rsidR="00C644DD" w:rsidRDefault="00C644DD" w:rsidP="00C644DD">
      <w:pPr>
        <w:pStyle w:val="ListParagraph"/>
        <w:numPr>
          <w:ilvl w:val="0"/>
          <w:numId w:val="12"/>
        </w:numPr>
        <w:spacing w:line="288" w:lineRule="auto"/>
        <w:rPr>
          <w:b/>
          <w:bCs/>
        </w:rPr>
      </w:pPr>
      <w:r w:rsidRPr="00865E0E">
        <w:rPr>
          <w:b/>
          <w:bCs/>
        </w:rPr>
        <w:t>Testing &amp; Review</w:t>
      </w:r>
    </w:p>
    <w:p w14:paraId="618B3F66" w14:textId="77777777" w:rsidR="00C644DD" w:rsidRPr="00DD013E" w:rsidRDefault="00C644DD" w:rsidP="00C644DD">
      <w:pPr>
        <w:pStyle w:val="ListParagraph"/>
        <w:numPr>
          <w:ilvl w:val="1"/>
          <w:numId w:val="12"/>
        </w:numPr>
        <w:spacing w:line="288" w:lineRule="auto"/>
      </w:pPr>
      <w:r w:rsidRPr="00DD013E">
        <w:t>Develop test cases – Software testing.</w:t>
      </w:r>
    </w:p>
    <w:p w14:paraId="360C27D6" w14:textId="77777777" w:rsidR="00C644DD" w:rsidRPr="00DD013E" w:rsidRDefault="00C644DD" w:rsidP="00C644DD">
      <w:pPr>
        <w:pStyle w:val="ListParagraph"/>
        <w:numPr>
          <w:ilvl w:val="1"/>
          <w:numId w:val="12"/>
        </w:numPr>
        <w:spacing w:line="288" w:lineRule="auto"/>
      </w:pPr>
      <w:r w:rsidRPr="00DD013E">
        <w:t>Develop user test cases – Human testing.</w:t>
      </w:r>
    </w:p>
    <w:p w14:paraId="0B611948" w14:textId="77777777" w:rsidR="00C644DD" w:rsidRPr="00DD013E" w:rsidRDefault="00C644DD" w:rsidP="00C644DD">
      <w:pPr>
        <w:pStyle w:val="ListParagraph"/>
        <w:numPr>
          <w:ilvl w:val="1"/>
          <w:numId w:val="12"/>
        </w:numPr>
        <w:spacing w:line="288" w:lineRule="auto"/>
      </w:pPr>
      <w:r w:rsidRPr="00DD013E">
        <w:t>Review with Stakeholders</w:t>
      </w:r>
    </w:p>
    <w:p w14:paraId="27139F26" w14:textId="77777777" w:rsidR="00C644DD" w:rsidRDefault="00C644DD" w:rsidP="00C644DD">
      <w:pPr>
        <w:pStyle w:val="Heading2"/>
      </w:pPr>
      <w:bookmarkStart w:id="81" w:name="_Toc144283032"/>
      <w:r>
        <w:t>Timetable</w:t>
      </w:r>
      <w:bookmarkEnd w:id="81"/>
    </w:p>
    <w:p w14:paraId="36CD2CED" w14:textId="476E798A" w:rsidR="00C644DD" w:rsidRPr="00BE2F2D" w:rsidRDefault="00C644DD" w:rsidP="00DD013E">
      <w:r>
        <w:t>Weekly meetings to discuss and determine the following week of work based on Microsoft Planner. The completion of the final product is to be set for November the 16</w:t>
      </w:r>
      <w:r w:rsidRPr="00C644DD">
        <w:rPr>
          <w:vertAlign w:val="superscript"/>
        </w:rPr>
        <w:t>th</w:t>
      </w:r>
      <w:r>
        <w:t xml:space="preserve"> 2023</w:t>
      </w:r>
      <w:r w:rsidR="00A502D7">
        <w:t>, though there is a small number of weeks set after th</w:t>
      </w:r>
      <w:r w:rsidR="006C797B">
        <w:t>is date where the project deadline can be extended to.</w:t>
      </w:r>
    </w:p>
    <w:p w14:paraId="5AD96E7F" w14:textId="77777777" w:rsidR="00E857BC" w:rsidRDefault="00E857BC">
      <w:pPr>
        <w:spacing w:after="200" w:line="288" w:lineRule="auto"/>
        <w:rPr>
          <w:rFonts w:asciiTheme="majorHAnsi" w:eastAsiaTheme="majorEastAsia" w:hAnsiTheme="majorHAnsi" w:cstheme="majorBidi"/>
          <w:sz w:val="28"/>
          <w:szCs w:val="28"/>
        </w:rPr>
      </w:pPr>
      <w:r>
        <w:br w:type="page"/>
      </w:r>
    </w:p>
    <w:p w14:paraId="5D81AB00" w14:textId="6AAF1C31" w:rsidR="005620F4" w:rsidRDefault="005620F4" w:rsidP="00C6271B">
      <w:pPr>
        <w:pStyle w:val="Heading2"/>
      </w:pPr>
      <w:r>
        <w:lastRenderedPageBreak/>
        <w:t>Burndown Charts</w:t>
      </w:r>
      <w:bookmarkEnd w:id="75"/>
    </w:p>
    <w:p w14:paraId="6F38C867" w14:textId="14E9AE7D" w:rsidR="00860CD3" w:rsidRPr="00860CD3" w:rsidRDefault="00860CD3" w:rsidP="00860CD3">
      <w:r>
        <w:t>The following burndown charts show a graphical view of planned hours against actual worked hours on both the Industry and Academic side of the project respectively</w:t>
      </w:r>
      <w:r w:rsidR="0007500A">
        <w:t>. Figure 1 is a current snapshot of the Industry hours and Figure 2 is a snapshot of the Academic hours.</w:t>
      </w:r>
    </w:p>
    <w:p w14:paraId="6CE8F1CE" w14:textId="504BEB42" w:rsidR="005620F4" w:rsidRPr="005A739E" w:rsidRDefault="005620F4" w:rsidP="00C6271B">
      <w:pPr>
        <w:pStyle w:val="Heading3"/>
      </w:pPr>
      <w:r w:rsidRPr="005A739E">
        <w:t>Industry</w:t>
      </w:r>
    </w:p>
    <w:p w14:paraId="1A35DE8B" w14:textId="1F04AE71" w:rsidR="005A739E" w:rsidRDefault="005A739E" w:rsidP="005A739E">
      <w:pPr>
        <w:pStyle w:val="Caption"/>
        <w:keepNext/>
      </w:pPr>
      <w:bookmarkStart w:id="82" w:name="_Toc148054514"/>
      <w:r>
        <w:t xml:space="preserve">Figure </w:t>
      </w:r>
      <w:fldSimple w:instr=" SEQ Figure \* ARABIC ">
        <w:r w:rsidR="004D4835">
          <w:rPr>
            <w:noProof/>
          </w:rPr>
          <w:t>1</w:t>
        </w:r>
      </w:fldSimple>
      <w:bookmarkEnd w:id="82"/>
    </w:p>
    <w:p w14:paraId="17396DDC" w14:textId="11384334" w:rsidR="005A739E" w:rsidRPr="005A739E" w:rsidRDefault="005A739E" w:rsidP="005A739E">
      <w:r w:rsidRPr="005A739E">
        <w:rPr>
          <w:i/>
          <w:iCs/>
        </w:rPr>
        <w:t>Industry Burndown Chart</w:t>
      </w:r>
    </w:p>
    <w:p w14:paraId="0B8D2570" w14:textId="54BDF2AC" w:rsidR="005A13D9" w:rsidRDefault="00602DA8" w:rsidP="00E857BC">
      <w:pPr>
        <w:pStyle w:val="Caption"/>
      </w:pPr>
      <w:r>
        <w:rPr>
          <w:i/>
          <w:iCs/>
          <w:noProof/>
        </w:rPr>
        <w:drawing>
          <wp:inline distT="0" distB="0" distL="0" distR="0" wp14:anchorId="16138A2D" wp14:editId="06A8A416">
            <wp:extent cx="5338405" cy="3207778"/>
            <wp:effectExtent l="0" t="0" r="0" b="0"/>
            <wp:docPr id="703878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5508" cy="3218055"/>
                    </a:xfrm>
                    <a:prstGeom prst="rect">
                      <a:avLst/>
                    </a:prstGeom>
                    <a:noFill/>
                    <a:ln>
                      <a:noFill/>
                    </a:ln>
                  </pic:spPr>
                </pic:pic>
              </a:graphicData>
            </a:graphic>
          </wp:inline>
        </w:drawing>
      </w:r>
    </w:p>
    <w:p w14:paraId="244351CD" w14:textId="61D906DB" w:rsidR="00B44B86" w:rsidRPr="00B44B86" w:rsidRDefault="00B44B86" w:rsidP="00B44B86">
      <w:r>
        <w:rPr>
          <w:i/>
          <w:iCs/>
        </w:rPr>
        <w:t>Note.</w:t>
      </w:r>
      <w:r>
        <w:t xml:space="preserve"> This graph </w:t>
      </w:r>
      <w:r w:rsidR="00580599">
        <w:t>shows</w:t>
      </w:r>
      <w:r>
        <w:t xml:space="preserve"> cases the planned out for the </w:t>
      </w:r>
      <w:r w:rsidR="00580CF0">
        <w:t>industry work as it tapers off more hours are set aside</w:t>
      </w:r>
      <w:r w:rsidR="00580599">
        <w:t xml:space="preserve"> or more hours have been completed</w:t>
      </w:r>
      <w:r w:rsidR="00580CF0">
        <w:t xml:space="preserve"> where </w:t>
      </w:r>
      <w:r w:rsidR="00400F14">
        <w:t xml:space="preserve">flatter lines means </w:t>
      </w:r>
      <w:del w:id="83" w:author="Author">
        <w:r w:rsidR="00400F14" w:rsidDel="00F06E89">
          <w:delText>that</w:delText>
        </w:r>
      </w:del>
      <w:ins w:id="84" w:author="Author">
        <w:r w:rsidR="00F06E89" w:rsidRPr="00F06E89">
          <w:rPr>
            <w:color w:val="FF0000"/>
          </w:rPr>
          <w:t>that</w:t>
        </w:r>
      </w:ins>
      <w:r w:rsidR="00400F14">
        <w:t xml:space="preserve"> there has been or there is no planned work.</w:t>
      </w:r>
      <w:r w:rsidR="00580599">
        <w:t xml:space="preserve"> This is currently an initial burndown chart in which the Halfway Report and Final Report will showcase more defined hours.</w:t>
      </w:r>
    </w:p>
    <w:p w14:paraId="345C25D2" w14:textId="77777777" w:rsidR="00E6485F" w:rsidRDefault="00E6485F">
      <w:pPr>
        <w:spacing w:after="200" w:line="288" w:lineRule="auto"/>
        <w:rPr>
          <w:rFonts w:asciiTheme="majorHAnsi" w:eastAsiaTheme="majorEastAsia" w:hAnsiTheme="majorHAnsi" w:cstheme="majorBidi"/>
          <w:color w:val="595959" w:themeColor="text1" w:themeTint="A6"/>
          <w:szCs w:val="24"/>
        </w:rPr>
      </w:pPr>
      <w:r>
        <w:br w:type="page"/>
      </w:r>
    </w:p>
    <w:p w14:paraId="34770B66" w14:textId="5BF72BE7" w:rsidR="005620F4" w:rsidRDefault="005620F4" w:rsidP="00C6271B">
      <w:pPr>
        <w:pStyle w:val="Heading3"/>
      </w:pPr>
      <w:r>
        <w:lastRenderedPageBreak/>
        <w:t>Academic</w:t>
      </w:r>
    </w:p>
    <w:p w14:paraId="185087BC" w14:textId="76C8288D" w:rsidR="00062ADE" w:rsidRDefault="005A13D9" w:rsidP="005A13D9">
      <w:pPr>
        <w:spacing w:line="360" w:lineRule="auto"/>
      </w:pPr>
      <w:bookmarkStart w:id="85" w:name="_Toc113929158"/>
      <w:bookmarkStart w:id="86" w:name="_Toc148054515"/>
      <w:r w:rsidRPr="005A739E">
        <w:rPr>
          <w:b/>
          <w:bCs/>
        </w:rPr>
        <w:t xml:space="preserve">Figure </w:t>
      </w:r>
      <w:r w:rsidR="004D4835">
        <w:rPr>
          <w:b/>
          <w:bCs/>
        </w:rPr>
        <w:fldChar w:fldCharType="begin"/>
      </w:r>
      <w:r w:rsidR="004D4835">
        <w:rPr>
          <w:b/>
          <w:bCs/>
        </w:rPr>
        <w:instrText xml:space="preserve"> SEQ Figure \* ARABIC </w:instrText>
      </w:r>
      <w:r w:rsidR="004D4835">
        <w:rPr>
          <w:b/>
          <w:bCs/>
        </w:rPr>
        <w:fldChar w:fldCharType="separate"/>
      </w:r>
      <w:r w:rsidR="004D4835">
        <w:rPr>
          <w:b/>
          <w:bCs/>
          <w:noProof/>
        </w:rPr>
        <w:t>2</w:t>
      </w:r>
      <w:r w:rsidR="004D4835">
        <w:rPr>
          <w:b/>
          <w:bCs/>
        </w:rPr>
        <w:fldChar w:fldCharType="end"/>
      </w:r>
      <w:r w:rsidRPr="005A739E">
        <w:t xml:space="preserve"> </w:t>
      </w:r>
    </w:p>
    <w:p w14:paraId="3A38632B" w14:textId="01B85990" w:rsidR="005A13D9" w:rsidRDefault="005A13D9" w:rsidP="005A13D9">
      <w:pPr>
        <w:spacing w:line="360" w:lineRule="auto"/>
        <w:rPr>
          <w:i/>
          <w:iCs/>
        </w:rPr>
      </w:pPr>
      <w:r w:rsidRPr="005A739E">
        <w:rPr>
          <w:i/>
          <w:iCs/>
        </w:rPr>
        <w:t>Academic Burndown Chart</w:t>
      </w:r>
      <w:bookmarkEnd w:id="85"/>
      <w:bookmarkEnd w:id="86"/>
    </w:p>
    <w:p w14:paraId="4A32E973" w14:textId="57C36F31" w:rsidR="00B44B86" w:rsidRDefault="00B44B86" w:rsidP="00B44B86">
      <w:r>
        <w:rPr>
          <w:noProof/>
        </w:rPr>
        <w:drawing>
          <wp:inline distT="0" distB="0" distL="0" distR="0" wp14:anchorId="7F8D9F16" wp14:editId="771D0B98">
            <wp:extent cx="5337810" cy="3205056"/>
            <wp:effectExtent l="0" t="0" r="0" b="0"/>
            <wp:docPr id="61249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5463" cy="3215656"/>
                    </a:xfrm>
                    <a:prstGeom prst="rect">
                      <a:avLst/>
                    </a:prstGeom>
                    <a:noFill/>
                    <a:ln>
                      <a:noFill/>
                    </a:ln>
                  </pic:spPr>
                </pic:pic>
              </a:graphicData>
            </a:graphic>
          </wp:inline>
        </w:drawing>
      </w:r>
    </w:p>
    <w:p w14:paraId="6F088B7D" w14:textId="5DE8E78F" w:rsidR="00E6485F" w:rsidRPr="00B44B86" w:rsidRDefault="00E6485F" w:rsidP="00E6485F">
      <w:r>
        <w:rPr>
          <w:i/>
          <w:iCs/>
        </w:rPr>
        <w:t>Note.</w:t>
      </w:r>
      <w:r>
        <w:t xml:space="preserve"> This graph shows cases the planned out for the industry work as it tapers off more hours are set aside or more hours have been completed where flatter lines means </w:t>
      </w:r>
      <w:del w:id="87" w:author="Author">
        <w:r w:rsidDel="00F06E89">
          <w:delText>that</w:delText>
        </w:r>
      </w:del>
      <w:ins w:id="88" w:author="Author">
        <w:r w:rsidR="00F06E89" w:rsidRPr="00F06E89">
          <w:rPr>
            <w:color w:val="FF0000"/>
          </w:rPr>
          <w:t>that</w:t>
        </w:r>
      </w:ins>
      <w:r>
        <w:t xml:space="preserve"> there has been or there is no planned work. This is currently an initial burndown chart in which the Halfway Report and Final Report will showcase more defined hours.</w:t>
      </w:r>
    </w:p>
    <w:p w14:paraId="2516996C" w14:textId="77777777" w:rsidR="00E6485F" w:rsidRPr="00312A08" w:rsidRDefault="00E6485F" w:rsidP="00B44B86"/>
    <w:p w14:paraId="7BE5D269" w14:textId="04B34BB2" w:rsidR="005620F4" w:rsidRDefault="005620F4" w:rsidP="00C6271B">
      <w:pPr>
        <w:pStyle w:val="Heading2"/>
      </w:pPr>
      <w:bookmarkStart w:id="89" w:name="_Toc78191750"/>
      <w:r>
        <w:t>Resources/Access Required</w:t>
      </w:r>
      <w:bookmarkEnd w:id="89"/>
    </w:p>
    <w:p w14:paraId="4D95320F" w14:textId="6546EDD4" w:rsidR="005A1286" w:rsidRDefault="005A1286" w:rsidP="0007500A">
      <w:r>
        <w:t>Software</w:t>
      </w:r>
    </w:p>
    <w:p w14:paraId="1FC4A6E1" w14:textId="26D51C9C" w:rsidR="005A1286" w:rsidRDefault="009920CE" w:rsidP="000645A5">
      <w:r>
        <w:t xml:space="preserve">Cello has provided </w:t>
      </w:r>
      <w:r w:rsidR="002F42A9">
        <w:t xml:space="preserve">two Office 365 accounts to be used, one a personal use account and a second being the deployment account – where everything will be </w:t>
      </w:r>
      <w:r w:rsidR="00662E83">
        <w:t>run</w:t>
      </w:r>
      <w:r w:rsidR="002F42A9">
        <w:t xml:space="preserve"> on </w:t>
      </w:r>
      <w:r w:rsidR="00662E83">
        <w:t xml:space="preserve">at the end of the project. The personal account has a Business Level of Microsoft 365 whereas the Deployment account has </w:t>
      </w:r>
      <w:r w:rsidR="000645A5">
        <w:t>been given premium connections.</w:t>
      </w:r>
    </w:p>
    <w:p w14:paraId="42796DED" w14:textId="77777777" w:rsidR="005A1286" w:rsidRDefault="005A1286" w:rsidP="005A1286">
      <w:r>
        <w:t>Hardware</w:t>
      </w:r>
    </w:p>
    <w:p w14:paraId="6621E480" w14:textId="4B083749" w:rsidR="0007500A" w:rsidRDefault="007544E1">
      <w:pPr>
        <w:spacing w:after="200" w:line="288" w:lineRule="auto"/>
        <w:rPr>
          <w:rFonts w:asciiTheme="majorHAnsi" w:eastAsiaTheme="majorEastAsia" w:hAnsiTheme="majorHAnsi" w:cstheme="majorBidi"/>
          <w:sz w:val="28"/>
          <w:szCs w:val="28"/>
        </w:rPr>
      </w:pPr>
      <w:bookmarkStart w:id="90" w:name="_Toc78191751"/>
      <w:r>
        <w:t xml:space="preserve">Only hardware </w:t>
      </w:r>
      <w:del w:id="91" w:author="Author">
        <w:r w:rsidDel="00F06E89">
          <w:delText>that</w:delText>
        </w:r>
      </w:del>
      <w:ins w:id="92" w:author="Author">
        <w:r w:rsidR="00F06E89" w:rsidRPr="00F06E89">
          <w:rPr>
            <w:color w:val="FF0000"/>
          </w:rPr>
          <w:t>that</w:t>
        </w:r>
      </w:ins>
      <w:r>
        <w:t xml:space="preserve"> has been supplied is a super wide monitor at the Cello Office, allowing for personal device connection.</w:t>
      </w:r>
      <w:r w:rsidR="009B7553">
        <w:t xml:space="preserve"> All other hardware must be personally supplied.</w:t>
      </w:r>
      <w:r w:rsidR="0007500A">
        <w:br w:type="page"/>
      </w:r>
    </w:p>
    <w:p w14:paraId="3C9BF419" w14:textId="63D7BAB0" w:rsidR="009C15F8" w:rsidRDefault="009C15F8" w:rsidP="009C15F8">
      <w:pPr>
        <w:pStyle w:val="Heading2"/>
      </w:pPr>
      <w:r>
        <w:lastRenderedPageBreak/>
        <w:t>Detailed Project Plan</w:t>
      </w:r>
      <w:bookmarkEnd w:id="90"/>
      <w:r>
        <w:t xml:space="preserve"> </w:t>
      </w:r>
    </w:p>
    <w:p w14:paraId="1D9DDF96" w14:textId="77777777" w:rsidR="00E857BC" w:rsidRDefault="00E857BC" w:rsidP="00DD013E">
      <w:r>
        <w:t>Organisation: Cello</w:t>
      </w:r>
    </w:p>
    <w:p w14:paraId="4C9742F3" w14:textId="77777777" w:rsidR="00E857BC" w:rsidRDefault="00E857BC" w:rsidP="00DD013E">
      <w:r>
        <w:t>Project Title: Resource Management Solution</w:t>
      </w:r>
    </w:p>
    <w:p w14:paraId="61F04CBA" w14:textId="77777777" w:rsidR="00E857BC" w:rsidRDefault="00E857BC" w:rsidP="00DD013E">
      <w:r>
        <w:t>Project Owner: Rik Rogers</w:t>
      </w:r>
    </w:p>
    <w:p w14:paraId="5ABC5D5A" w14:textId="77777777" w:rsidR="00E857BC" w:rsidRPr="00A20B92" w:rsidRDefault="00E857BC" w:rsidP="00DD013E">
      <w:r>
        <w:t>Industry Supervisors: Stephen Penfold and Jodi Anderson</w:t>
      </w:r>
    </w:p>
    <w:p w14:paraId="79BF815B" w14:textId="77777777" w:rsidR="00FB3BC9" w:rsidRDefault="00FB3BC9">
      <w:pPr>
        <w:spacing w:after="200" w:line="288" w:lineRule="auto"/>
        <w:rPr>
          <w:b/>
          <w:bCs/>
          <w:color w:val="000000" w:themeColor="text1"/>
        </w:rPr>
      </w:pPr>
      <w:r>
        <w:br w:type="page"/>
      </w:r>
    </w:p>
    <w:p w14:paraId="4FF4E9C5" w14:textId="04BC161B" w:rsidR="00B325B0" w:rsidRDefault="00B325B0" w:rsidP="00B325B0">
      <w:pPr>
        <w:pStyle w:val="Caption"/>
        <w:keepNext/>
      </w:pPr>
      <w:bookmarkStart w:id="93" w:name="_Toc148054452"/>
      <w:r>
        <w:lastRenderedPageBreak/>
        <w:t xml:space="preserve">Table </w:t>
      </w:r>
      <w:fldSimple w:instr=" SEQ Table \* ARABIC ">
        <w:r w:rsidR="004D4835">
          <w:rPr>
            <w:noProof/>
          </w:rPr>
          <w:t>5</w:t>
        </w:r>
        <w:bookmarkEnd w:id="93"/>
      </w:fldSimple>
    </w:p>
    <w:p w14:paraId="27EF0747" w14:textId="36808046" w:rsidR="00B325B0" w:rsidRPr="00B325B0" w:rsidRDefault="00B325B0" w:rsidP="00B325B0">
      <w:pPr>
        <w:rPr>
          <w:i/>
          <w:iCs/>
        </w:rPr>
      </w:pPr>
      <w:r>
        <w:rPr>
          <w:i/>
          <w:iCs/>
        </w:rPr>
        <w:t>Detailed plan of Academic Work</w:t>
      </w:r>
    </w:p>
    <w:p w14:paraId="01FFBF7C" w14:textId="77777777" w:rsidR="00B325B0" w:rsidRDefault="00FB3BC9">
      <w:pPr>
        <w:spacing w:after="200" w:line="288" w:lineRule="auto"/>
      </w:pPr>
      <w:r>
        <w:rPr>
          <w:b/>
          <w:bCs/>
          <w:noProof/>
          <w:highlight w:val="yellow"/>
        </w:rPr>
        <w:drawing>
          <wp:inline distT="0" distB="0" distL="0" distR="0" wp14:anchorId="6C584728" wp14:editId="53FA69F6">
            <wp:extent cx="4690211" cy="7639050"/>
            <wp:effectExtent l="0" t="0" r="0" b="0"/>
            <wp:docPr id="314011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7359" cy="7715841"/>
                    </a:xfrm>
                    <a:prstGeom prst="rect">
                      <a:avLst/>
                    </a:prstGeom>
                    <a:noFill/>
                    <a:ln>
                      <a:noFill/>
                    </a:ln>
                  </pic:spPr>
                </pic:pic>
              </a:graphicData>
            </a:graphic>
          </wp:inline>
        </w:drawing>
      </w:r>
    </w:p>
    <w:p w14:paraId="04639915" w14:textId="1C877E25" w:rsidR="00177827" w:rsidRDefault="006202E9">
      <w:pPr>
        <w:spacing w:after="200" w:line="288" w:lineRule="auto"/>
      </w:pPr>
      <w:r>
        <w:rPr>
          <w:i/>
          <w:iCs/>
        </w:rPr>
        <w:t>Note.</w:t>
      </w:r>
      <w:r>
        <w:t xml:space="preserve"> This table indicates a detailed plan of how many hours will be assigned per task</w:t>
      </w:r>
      <w:r w:rsidR="00177827">
        <w:br w:type="page"/>
      </w:r>
    </w:p>
    <w:p w14:paraId="5CE8F519" w14:textId="41DC2C80" w:rsidR="00B325B0" w:rsidRDefault="00B325B0" w:rsidP="00B325B0">
      <w:pPr>
        <w:pStyle w:val="Caption"/>
      </w:pPr>
      <w:bookmarkStart w:id="94" w:name="_Toc148054453"/>
      <w:r>
        <w:lastRenderedPageBreak/>
        <w:t xml:space="preserve">Table </w:t>
      </w:r>
      <w:fldSimple w:instr=" SEQ Table \* ARABIC ">
        <w:r w:rsidR="004D4835">
          <w:rPr>
            <w:noProof/>
          </w:rPr>
          <w:t>6</w:t>
        </w:r>
        <w:bookmarkEnd w:id="94"/>
      </w:fldSimple>
    </w:p>
    <w:p w14:paraId="4D8D9F15" w14:textId="45760D4C" w:rsidR="0048167B" w:rsidRPr="00B325B0" w:rsidRDefault="0048167B" w:rsidP="00B325B0">
      <w:pPr>
        <w:rPr>
          <w:i/>
          <w:iCs/>
        </w:rPr>
      </w:pPr>
      <w:r w:rsidRPr="00B325B0">
        <w:rPr>
          <w:i/>
          <w:iCs/>
        </w:rPr>
        <w:t>Detailed plan of Industry Work</w:t>
      </w:r>
    </w:p>
    <w:p w14:paraId="3AC134CD" w14:textId="068494BD" w:rsidR="00177827" w:rsidRDefault="00B325B0" w:rsidP="009C15F8">
      <w:r>
        <w:rPr>
          <w:noProof/>
        </w:rPr>
        <w:drawing>
          <wp:inline distT="0" distB="0" distL="0" distR="0" wp14:anchorId="274AD620" wp14:editId="5FE43331">
            <wp:extent cx="5941060" cy="5778500"/>
            <wp:effectExtent l="0" t="0" r="2540" b="0"/>
            <wp:docPr id="54650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03499" name=""/>
                    <pic:cNvPicPr/>
                  </pic:nvPicPr>
                  <pic:blipFill>
                    <a:blip r:embed="rId24"/>
                    <a:stretch>
                      <a:fillRect/>
                    </a:stretch>
                  </pic:blipFill>
                  <pic:spPr>
                    <a:xfrm>
                      <a:off x="0" y="0"/>
                      <a:ext cx="5941060" cy="5778500"/>
                    </a:xfrm>
                    <a:prstGeom prst="rect">
                      <a:avLst/>
                    </a:prstGeom>
                  </pic:spPr>
                </pic:pic>
              </a:graphicData>
            </a:graphic>
          </wp:inline>
        </w:drawing>
      </w:r>
    </w:p>
    <w:p w14:paraId="4891A3A2" w14:textId="163F6B79" w:rsidR="006202E9" w:rsidRPr="00177827" w:rsidRDefault="006202E9" w:rsidP="009C15F8">
      <w:r>
        <w:rPr>
          <w:i/>
          <w:iCs/>
        </w:rPr>
        <w:t>Note.</w:t>
      </w:r>
      <w:r>
        <w:t xml:space="preserve"> This table indicates a detailed plan of how many hours will be assigned per task</w:t>
      </w:r>
    </w:p>
    <w:p w14:paraId="397E548E" w14:textId="77777777" w:rsidR="005824AA" w:rsidRDefault="005824AA" w:rsidP="005824AA">
      <w:pPr>
        <w:pBdr>
          <w:bottom w:val="single" w:sz="6" w:space="1" w:color="auto"/>
        </w:pBdr>
      </w:pPr>
    </w:p>
    <w:p w14:paraId="6B94A956" w14:textId="77777777" w:rsidR="0048167B" w:rsidRDefault="0048167B">
      <w:pPr>
        <w:spacing w:after="200" w:line="288" w:lineRule="auto"/>
        <w:rPr>
          <w:rFonts w:asciiTheme="majorHAnsi" w:eastAsiaTheme="majorEastAsia" w:hAnsiTheme="majorHAnsi" w:cstheme="majorBidi"/>
          <w:sz w:val="28"/>
          <w:szCs w:val="28"/>
        </w:rPr>
      </w:pPr>
      <w:bookmarkStart w:id="95" w:name="_Toc78191752"/>
      <w:r>
        <w:br w:type="page"/>
      </w:r>
    </w:p>
    <w:p w14:paraId="3E7EAD25" w14:textId="1803F9D9" w:rsidR="005824AA" w:rsidRDefault="005824AA" w:rsidP="005824AA">
      <w:pPr>
        <w:pStyle w:val="Heading2"/>
      </w:pPr>
      <w:r>
        <w:lastRenderedPageBreak/>
        <w:t>Halfway Report</w:t>
      </w:r>
      <w:bookmarkEnd w:id="95"/>
    </w:p>
    <w:p w14:paraId="486EE39D" w14:textId="4F64D5B6" w:rsidR="005824AA" w:rsidRDefault="00745167" w:rsidP="00A44F77">
      <w:r>
        <w:t xml:space="preserve">The only changes </w:t>
      </w:r>
      <w:del w:id="96" w:author="Author">
        <w:r w:rsidDel="00F06E89">
          <w:delText>that</w:delText>
        </w:r>
      </w:del>
      <w:ins w:id="97" w:author="Author">
        <w:r w:rsidR="00F06E89" w:rsidRPr="00F06E89">
          <w:rPr>
            <w:color w:val="FF0000"/>
          </w:rPr>
          <w:t>that</w:t>
        </w:r>
      </w:ins>
      <w:r>
        <w:t xml:space="preserve"> have been made is the expansion of the detailed plan, adding more iterations to the industry work. The Testing series </w:t>
      </w:r>
      <w:del w:id="98" w:author="Author">
        <w:r w:rsidDel="00F06E89">
          <w:delText>that</w:delText>
        </w:r>
      </w:del>
      <w:ins w:id="99" w:author="Author">
        <w:r w:rsidR="00F06E89" w:rsidRPr="00F06E89">
          <w:rPr>
            <w:color w:val="FF0000"/>
          </w:rPr>
          <w:t>that</w:t>
        </w:r>
      </w:ins>
      <w:r>
        <w:t xml:space="preserve"> happened after iterations has been removed due to the nature of the project and the software being used. </w:t>
      </w:r>
      <w:r w:rsidR="00F27B7A">
        <w:t xml:space="preserve">I had planned for less hours during the iterations assuming </w:t>
      </w:r>
      <w:del w:id="100" w:author="Author">
        <w:r w:rsidR="00F27B7A" w:rsidDel="00F06E89">
          <w:delText>that</w:delText>
        </w:r>
      </w:del>
      <w:ins w:id="101" w:author="Author">
        <w:r w:rsidR="00F06E89" w:rsidRPr="00F06E89">
          <w:rPr>
            <w:color w:val="FF0000"/>
          </w:rPr>
          <w:t>that</w:t>
        </w:r>
      </w:ins>
      <w:r w:rsidR="00F27B7A">
        <w:t xml:space="preserve"> the iterations were </w:t>
      </w:r>
      <w:commentRangeStart w:id="102"/>
      <w:r w:rsidR="00F27B7A">
        <w:t xml:space="preserve">easier to make however </w:t>
      </w:r>
      <w:r w:rsidR="007D49F0">
        <w:t xml:space="preserve">I had had be road bumped a lot due to what seems to be Microsoft’s </w:t>
      </w:r>
      <w:r w:rsidR="003C1819">
        <w:t>ever-changing</w:t>
      </w:r>
      <w:r w:rsidR="007D49F0">
        <w:t xml:space="preserve"> ecosystem f</w:t>
      </w:r>
      <w:commentRangeEnd w:id="102"/>
      <w:r w:rsidR="00A21A9E">
        <w:rPr>
          <w:rStyle w:val="CommentReference"/>
        </w:rPr>
        <w:commentReference w:id="102"/>
      </w:r>
      <w:r w:rsidR="007D49F0">
        <w:t>or development.</w:t>
      </w:r>
    </w:p>
    <w:p w14:paraId="2888DD78" w14:textId="3DDD5C9C" w:rsidR="003C1819" w:rsidRPr="00340725" w:rsidRDefault="003C1819" w:rsidP="00A44F77">
      <w:pPr>
        <w:rPr>
          <w:b/>
          <w:bCs/>
          <w:highlight w:val="yellow"/>
        </w:rPr>
      </w:pPr>
      <w:r>
        <w:t xml:space="preserve">An updated </w:t>
      </w:r>
      <w:r w:rsidR="00624B9D">
        <w:t>High-Level</w:t>
      </w:r>
      <w:r>
        <w:t xml:space="preserve"> Detail was also </w:t>
      </w:r>
      <w:r w:rsidR="00975D0D">
        <w:t xml:space="preserve">created </w:t>
      </w:r>
      <w:r w:rsidR="00624B9D">
        <w:t>to</w:t>
      </w:r>
      <w:r w:rsidR="00975D0D">
        <w:t xml:space="preserve"> be more </w:t>
      </w:r>
      <w:r w:rsidR="00624B9D">
        <w:t>in line</w:t>
      </w:r>
      <w:r w:rsidR="00975D0D">
        <w:t xml:space="preserve"> with the current halfway point of the project.</w:t>
      </w:r>
    </w:p>
    <w:p w14:paraId="4607BA1C" w14:textId="5D859499" w:rsidR="00051DF5" w:rsidRDefault="00051DF5" w:rsidP="00051DF5">
      <w:pPr>
        <w:pStyle w:val="Caption"/>
        <w:keepNext/>
      </w:pPr>
      <w:bookmarkStart w:id="103" w:name="_Toc148054454"/>
      <w:r>
        <w:t xml:space="preserve">Table </w:t>
      </w:r>
      <w:fldSimple w:instr=" SEQ Table \* ARABIC ">
        <w:r w:rsidR="004D4835">
          <w:rPr>
            <w:noProof/>
          </w:rPr>
          <w:t>7</w:t>
        </w:r>
        <w:bookmarkEnd w:id="103"/>
      </w:fldSimple>
    </w:p>
    <w:p w14:paraId="02636930" w14:textId="50A305D4" w:rsidR="00051DF5" w:rsidRPr="00051DF5" w:rsidRDefault="00624B9D" w:rsidP="00051DF5">
      <w:pPr>
        <w:rPr>
          <w:i/>
          <w:iCs/>
        </w:rPr>
      </w:pPr>
      <w:r>
        <w:rPr>
          <w:i/>
          <w:iCs/>
        </w:rPr>
        <w:t>Updated High-level Academic detail plan</w:t>
      </w:r>
    </w:p>
    <w:p w14:paraId="463B34E0" w14:textId="081769FA" w:rsidR="005824AA" w:rsidRDefault="00051DF5" w:rsidP="005824AA">
      <w:pPr>
        <w:pBdr>
          <w:bottom w:val="single" w:sz="6" w:space="1" w:color="auto"/>
        </w:pBdr>
        <w:rPr>
          <w:b/>
          <w:bCs/>
          <w:highlight w:val="yellow"/>
        </w:rPr>
      </w:pPr>
      <w:r>
        <w:rPr>
          <w:noProof/>
        </w:rPr>
        <w:drawing>
          <wp:inline distT="0" distB="0" distL="0" distR="0" wp14:anchorId="05494602" wp14:editId="1983B28E">
            <wp:extent cx="5941060" cy="5992495"/>
            <wp:effectExtent l="0" t="0" r="2540" b="8255"/>
            <wp:docPr id="211120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7663" name=""/>
                    <pic:cNvPicPr/>
                  </pic:nvPicPr>
                  <pic:blipFill>
                    <a:blip r:embed="rId25"/>
                    <a:stretch>
                      <a:fillRect/>
                    </a:stretch>
                  </pic:blipFill>
                  <pic:spPr>
                    <a:xfrm>
                      <a:off x="0" y="0"/>
                      <a:ext cx="5941060" cy="5992495"/>
                    </a:xfrm>
                    <a:prstGeom prst="rect">
                      <a:avLst/>
                    </a:prstGeom>
                  </pic:spPr>
                </pic:pic>
              </a:graphicData>
            </a:graphic>
          </wp:inline>
        </w:drawing>
      </w:r>
    </w:p>
    <w:p w14:paraId="245C5245" w14:textId="77777777" w:rsidR="00624B9D" w:rsidRDefault="00624B9D">
      <w:pPr>
        <w:spacing w:after="200" w:line="288" w:lineRule="auto"/>
        <w:rPr>
          <w:b/>
          <w:bCs/>
          <w:color w:val="000000" w:themeColor="text1"/>
        </w:rPr>
      </w:pPr>
      <w:r>
        <w:br w:type="page"/>
      </w:r>
    </w:p>
    <w:p w14:paraId="408A374F" w14:textId="7B261E75" w:rsidR="00624B9D" w:rsidRDefault="00624B9D" w:rsidP="00624B9D">
      <w:pPr>
        <w:pStyle w:val="Caption"/>
        <w:rPr>
          <w:b w:val="0"/>
          <w:bCs w:val="0"/>
          <w:highlight w:val="yellow"/>
        </w:rPr>
      </w:pPr>
      <w:bookmarkStart w:id="104" w:name="_Toc148054455"/>
      <w:r>
        <w:lastRenderedPageBreak/>
        <w:t xml:space="preserve">Table </w:t>
      </w:r>
      <w:fldSimple w:instr=" SEQ Table \* ARABIC ">
        <w:r w:rsidR="004D4835">
          <w:rPr>
            <w:noProof/>
          </w:rPr>
          <w:t>8</w:t>
        </w:r>
        <w:bookmarkEnd w:id="104"/>
      </w:fldSimple>
    </w:p>
    <w:p w14:paraId="48D9550F" w14:textId="7BCD31E7" w:rsidR="00624B9D" w:rsidRPr="00051DF5" w:rsidRDefault="00624B9D" w:rsidP="00624B9D">
      <w:pPr>
        <w:rPr>
          <w:i/>
          <w:iCs/>
        </w:rPr>
      </w:pPr>
      <w:r>
        <w:rPr>
          <w:i/>
          <w:iCs/>
        </w:rPr>
        <w:t>Updated High-level Industry detail plan</w:t>
      </w:r>
    </w:p>
    <w:p w14:paraId="1C30DF73" w14:textId="63D45149" w:rsidR="00E857BC" w:rsidRPr="00581E7B" w:rsidRDefault="00581E7B" w:rsidP="00581E7B">
      <w:pPr>
        <w:pBdr>
          <w:bottom w:val="single" w:sz="6" w:space="1" w:color="auto"/>
        </w:pBdr>
        <w:rPr>
          <w:b/>
          <w:bCs/>
          <w:i/>
          <w:iCs/>
          <w:highlight w:val="yellow"/>
        </w:rPr>
      </w:pPr>
      <w:r>
        <w:rPr>
          <w:b/>
          <w:bCs/>
          <w:i/>
          <w:iCs/>
          <w:noProof/>
          <w:highlight w:val="yellow"/>
        </w:rPr>
        <w:drawing>
          <wp:inline distT="0" distB="0" distL="0" distR="0" wp14:anchorId="3D95B167" wp14:editId="5AE6A6AD">
            <wp:extent cx="5530850" cy="8025504"/>
            <wp:effectExtent l="0" t="0" r="0" b="0"/>
            <wp:docPr id="129924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028" cy="8044626"/>
                    </a:xfrm>
                    <a:prstGeom prst="rect">
                      <a:avLst/>
                    </a:prstGeom>
                    <a:noFill/>
                    <a:ln>
                      <a:noFill/>
                    </a:ln>
                  </pic:spPr>
                </pic:pic>
              </a:graphicData>
            </a:graphic>
          </wp:inline>
        </w:drawing>
      </w:r>
      <w:bookmarkStart w:id="105" w:name="_Toc78191754"/>
    </w:p>
    <w:p w14:paraId="34C399CB" w14:textId="1A8FDD7E" w:rsidR="005620F4" w:rsidRDefault="005620F4" w:rsidP="00C6271B">
      <w:pPr>
        <w:pStyle w:val="Heading1"/>
      </w:pPr>
      <w:r>
        <w:lastRenderedPageBreak/>
        <w:t>Risk Management</w:t>
      </w:r>
      <w:bookmarkEnd w:id="105"/>
    </w:p>
    <w:p w14:paraId="14258B71" w14:textId="20830067" w:rsidR="00DD013E" w:rsidRPr="00AF66CD" w:rsidRDefault="00DD013E" w:rsidP="00DD013E">
      <w:bookmarkStart w:id="106" w:name="_Toc78191756"/>
      <w:r w:rsidRPr="00AF66CD">
        <w:t xml:space="preserve">This section will be discussing the approach to Risk Management </w:t>
      </w:r>
      <w:del w:id="107" w:author="Author">
        <w:r w:rsidRPr="00AF66CD" w:rsidDel="00F06E89">
          <w:delText>that</w:delText>
        </w:r>
      </w:del>
      <w:ins w:id="108" w:author="Author">
        <w:r w:rsidR="00F06E89" w:rsidRPr="00F06E89">
          <w:rPr>
            <w:color w:val="FF0000"/>
          </w:rPr>
          <w:t>that</w:t>
        </w:r>
      </w:ins>
      <w:r w:rsidRPr="00AF66CD">
        <w:t xml:space="preserve"> has been taken. A risk table </w:t>
      </w:r>
      <w:del w:id="109" w:author="Author">
        <w:r w:rsidRPr="00AF66CD" w:rsidDel="00F06E89">
          <w:delText>that</w:delText>
        </w:r>
      </w:del>
      <w:ins w:id="110" w:author="Author">
        <w:r w:rsidR="00F06E89" w:rsidRPr="00F06E89">
          <w:rPr>
            <w:color w:val="FF0000"/>
          </w:rPr>
          <w:t>that</w:t>
        </w:r>
      </w:ins>
      <w:r w:rsidRPr="00AF66CD">
        <w:t xml:space="preserve"> covers business, project and personal risks will be attached.</w:t>
      </w:r>
    </w:p>
    <w:p w14:paraId="7F632006" w14:textId="77777777" w:rsidR="00DD013E" w:rsidRDefault="00DD013E" w:rsidP="00DD013E">
      <w:pPr>
        <w:pStyle w:val="Heading2"/>
      </w:pPr>
      <w:bookmarkStart w:id="111" w:name="_Toc144283036"/>
      <w:r>
        <w:t>Approach</w:t>
      </w:r>
      <w:bookmarkEnd w:id="111"/>
    </w:p>
    <w:p w14:paraId="18D08C4E" w14:textId="77777777" w:rsidR="00DD013E" w:rsidRDefault="00DD013E" w:rsidP="00730B53">
      <w:bookmarkStart w:id="112" w:name="_Hlk144236495"/>
      <w:r>
        <w:t>Risk assessment is a critical part of project management as it helps identify potential threats and opportunities, allowing project managers to make informed decisions, develop mitigation strategies and allocate resources efficiently to minimize the potential negative impacts during a project. By evaluating the risks across various themes such as scope, schedule and quality, project teams can have their abilities enhanced to deliver a successful product while adapting to changes and maintaining project stability and stakeholder satisfaction.</w:t>
      </w:r>
      <w:bookmarkEnd w:id="112"/>
      <w:r>
        <w:t xml:space="preserve"> </w:t>
      </w:r>
    </w:p>
    <w:p w14:paraId="13A34536" w14:textId="5CB3273D" w:rsidR="00DD013E" w:rsidRDefault="00DD013E" w:rsidP="00730B53">
      <w:r>
        <w:t xml:space="preserve">The project has two objectives, an academic and an industry outcome, each containing their own risks </w:t>
      </w:r>
      <w:del w:id="113" w:author="Author">
        <w:r w:rsidDel="00F06E89">
          <w:delText>that</w:delText>
        </w:r>
      </w:del>
      <w:ins w:id="114" w:author="Author">
        <w:r w:rsidR="00F06E89" w:rsidRPr="00F06E89">
          <w:rPr>
            <w:color w:val="FF0000"/>
          </w:rPr>
          <w:t>that</w:t>
        </w:r>
      </w:ins>
      <w:r>
        <w:t xml:space="preserve"> need to be well managed to have both outcomes kept on track and delivered at an appropriate time and quality. The academic risk table consists of risks associated to the deliverables within the academic outcome and what can cause impact, the industry risk table does the same for the industry outcome. Though these risks can be similar they will be largely different due to the nature of each subproject.</w:t>
      </w:r>
    </w:p>
    <w:p w14:paraId="13697E05" w14:textId="5FF5355C" w:rsidR="00DD013E" w:rsidRDefault="00DD013E" w:rsidP="00730B53">
      <w:r>
        <w:t xml:space="preserve">The risk assessment table </w:t>
      </w:r>
      <w:del w:id="115" w:author="Author">
        <w:r w:rsidDel="00F06E89">
          <w:delText>that</w:delText>
        </w:r>
      </w:del>
      <w:ins w:id="116" w:author="Author">
        <w:r w:rsidR="00F06E89" w:rsidRPr="00F06E89">
          <w:rPr>
            <w:color w:val="FF0000"/>
          </w:rPr>
          <w:t>that</w:t>
        </w:r>
      </w:ins>
      <w:r>
        <w:t xml:space="preserve"> will be used is a modified version of the </w:t>
      </w:r>
      <w:r w:rsidRPr="00A96CB9">
        <w:t>Microsoft Risk Assessment Template</w:t>
      </w:r>
      <w:r>
        <w:t xml:space="preserve"> and the addition of the Virginia Tech ITPM Matrix</w:t>
      </w:r>
      <w:r w:rsidR="004D1A0B">
        <w:t xml:space="preserve"> </w:t>
      </w:r>
      <w:sdt>
        <w:sdtPr>
          <w:id w:val="-800455214"/>
          <w:citation/>
        </w:sdtPr>
        <w:sdtContent>
          <w:r w:rsidR="002B3AD6">
            <w:fldChar w:fldCharType="begin"/>
          </w:r>
          <w:r w:rsidR="00847210">
            <w:rPr>
              <w:lang w:val="en-US"/>
            </w:rPr>
            <w:instrText xml:space="preserve">CITATION Vir \l 1033 </w:instrText>
          </w:r>
          <w:r w:rsidR="002B3AD6">
            <w:fldChar w:fldCharType="separate"/>
          </w:r>
          <w:r w:rsidR="005275FD" w:rsidRPr="005275FD">
            <w:rPr>
              <w:noProof/>
              <w:lang w:val="en-US"/>
            </w:rPr>
            <w:t>(Virginia Tech, n.d.)</w:t>
          </w:r>
          <w:r w:rsidR="002B3AD6">
            <w:fldChar w:fldCharType="end"/>
          </w:r>
        </w:sdtContent>
      </w:sdt>
      <w:r>
        <w:t>.</w:t>
      </w:r>
    </w:p>
    <w:p w14:paraId="08FDA522" w14:textId="45580991" w:rsidR="00C019FE" w:rsidRDefault="004045A9" w:rsidP="00730B53">
      <w:r>
        <w:t>The as the table follows the Microsoft Risk Assessment Template, there will be a number of columns to display the risk, how it will be impactful and mitigation steps.</w:t>
      </w:r>
      <w:r w:rsidR="00120D11">
        <w:t xml:space="preserve"> For every risk it shall receive an ID in order for easy tracking in the event log. A description of the risk follows</w:t>
      </w:r>
      <w:r w:rsidR="00C33448">
        <w:t>, a basic term with nothing to in depth. An explanation of the description follows suit</w:t>
      </w:r>
      <w:r w:rsidR="00F46FE6">
        <w:t>. The next three columns are based on the Virginia Tech ITPM Matrix where a Likelihood can be Low, Med</w:t>
      </w:r>
      <w:r w:rsidR="00EB76F6">
        <w:t xml:space="preserve">ium and High. A low likelihood is risk </w:t>
      </w:r>
      <w:del w:id="117" w:author="Author">
        <w:r w:rsidR="00EB76F6" w:rsidDel="00F06E89">
          <w:delText>that</w:delText>
        </w:r>
      </w:del>
      <w:ins w:id="118" w:author="Author">
        <w:r w:rsidR="00F06E89" w:rsidRPr="00F06E89">
          <w:rPr>
            <w:color w:val="FF0000"/>
          </w:rPr>
          <w:t>that</w:t>
        </w:r>
      </w:ins>
      <w:r w:rsidR="00EB76F6">
        <w:t xml:space="preserve"> has the chance of happening but its low enough </w:t>
      </w:r>
      <w:del w:id="119" w:author="Author">
        <w:r w:rsidR="00EB76F6" w:rsidDel="00F06E89">
          <w:delText>that</w:delText>
        </w:r>
      </w:del>
      <w:ins w:id="120" w:author="Author">
        <w:r w:rsidR="00F06E89" w:rsidRPr="00F06E89">
          <w:rPr>
            <w:color w:val="FF0000"/>
          </w:rPr>
          <w:t>that</w:t>
        </w:r>
      </w:ins>
      <w:r w:rsidR="00EB76F6">
        <w:t xml:space="preserve"> it most likely wont happen where has a high likelihood risk is the opposite in where the risk has a high probable chance of happening. </w:t>
      </w:r>
      <w:r w:rsidR="00592638">
        <w:t>Impact is an indication to how impactful the risk will be to the project, again following a low medium high option route</w:t>
      </w:r>
      <w:r w:rsidR="0077579C">
        <w:t xml:space="preserve"> with a low impact resulting in the likes of dates being changed around. Using the Matrix we can solve the Priority </w:t>
      </w:r>
      <w:r w:rsidR="009836A0">
        <w:t>of the risk, giving an insight into what risks need to be carefully monitored</w:t>
      </w:r>
      <w:r w:rsidR="00B61FA6">
        <w:t>. Risk response strategy indicates what will happen if the risk happens</w:t>
      </w:r>
      <w:r w:rsidR="00FF0CAB">
        <w:t xml:space="preserve"> if the risk has to be accepted, mitigated or can be transferred. Mitigation </w:t>
      </w:r>
      <w:r w:rsidR="004A1410">
        <w:t>Actions are the actions in what happens when the risk has occurred afte</w:t>
      </w:r>
      <w:r w:rsidR="00890171">
        <w:t>r being dependent on what the response strategy is. An additional column has been added to the</w:t>
      </w:r>
      <w:r w:rsidR="00726300">
        <w:t xml:space="preserve"> risk</w:t>
      </w:r>
      <w:r w:rsidR="00890171">
        <w:t xml:space="preserve"> </w:t>
      </w:r>
      <w:r w:rsidR="00726300">
        <w:t xml:space="preserve">management table indicating status of the risk. An open status is a risk </w:t>
      </w:r>
      <w:del w:id="121" w:author="Author">
        <w:r w:rsidR="00726300" w:rsidDel="00F06E89">
          <w:delText>that</w:delText>
        </w:r>
      </w:del>
      <w:ins w:id="122" w:author="Author">
        <w:r w:rsidR="00F06E89" w:rsidRPr="00F06E89">
          <w:rPr>
            <w:color w:val="FF0000"/>
          </w:rPr>
          <w:t>that</w:t>
        </w:r>
      </w:ins>
      <w:r w:rsidR="00726300">
        <w:t xml:space="preserve"> is being monitored, a new status is a status </w:t>
      </w:r>
      <w:del w:id="123" w:author="Author">
        <w:r w:rsidR="00726300" w:rsidDel="00F06E89">
          <w:delText>that</w:delText>
        </w:r>
      </w:del>
      <w:ins w:id="124" w:author="Author">
        <w:r w:rsidR="00F06E89" w:rsidRPr="00F06E89">
          <w:rPr>
            <w:color w:val="FF0000"/>
          </w:rPr>
          <w:t>that</w:t>
        </w:r>
      </w:ins>
      <w:r w:rsidR="00726300">
        <w:t xml:space="preserve"> has been </w:t>
      </w:r>
      <w:r w:rsidR="009B72A1">
        <w:t xml:space="preserve">added during the Risk Management Check and a closed status indicates </w:t>
      </w:r>
      <w:del w:id="125" w:author="Author">
        <w:r w:rsidR="009B72A1" w:rsidDel="00F06E89">
          <w:delText>that</w:delText>
        </w:r>
      </w:del>
      <w:ins w:id="126" w:author="Author">
        <w:r w:rsidR="00F06E89" w:rsidRPr="00F06E89">
          <w:rPr>
            <w:color w:val="FF0000"/>
          </w:rPr>
          <w:t>that</w:t>
        </w:r>
      </w:ins>
      <w:r w:rsidR="009B72A1">
        <w:t xml:space="preserve"> the risk has either happened or is no longer a risk</w:t>
      </w:r>
      <w:r w:rsidR="00FE701C">
        <w:t xml:space="preserve"> and has been moved to the event log.</w:t>
      </w:r>
    </w:p>
    <w:p w14:paraId="4D13276A" w14:textId="77777777" w:rsidR="00B51F71" w:rsidRDefault="00B51F71">
      <w:pPr>
        <w:spacing w:after="200" w:line="288" w:lineRule="auto"/>
        <w:rPr>
          <w:rFonts w:asciiTheme="majorHAnsi" w:eastAsiaTheme="majorEastAsia" w:hAnsiTheme="majorHAnsi" w:cstheme="majorBidi"/>
          <w:sz w:val="28"/>
          <w:szCs w:val="28"/>
        </w:rPr>
      </w:pPr>
      <w:r>
        <w:br w:type="page"/>
      </w:r>
    </w:p>
    <w:p w14:paraId="3DB910B6" w14:textId="6932632A" w:rsidR="00B51F71" w:rsidRPr="00B51F71" w:rsidRDefault="005620F4" w:rsidP="00B51F71">
      <w:pPr>
        <w:pStyle w:val="Heading2"/>
      </w:pPr>
      <w:r>
        <w:lastRenderedPageBreak/>
        <w:t>Risk Table</w:t>
      </w:r>
      <w:bookmarkEnd w:id="106"/>
    </w:p>
    <w:p w14:paraId="719E32A4" w14:textId="339F99C9" w:rsidR="00176E7E" w:rsidRDefault="00176E7E" w:rsidP="00176E7E">
      <w:pPr>
        <w:pStyle w:val="Caption"/>
        <w:keepNext/>
      </w:pPr>
      <w:bookmarkStart w:id="127" w:name="_Toc148054456"/>
      <w:bookmarkStart w:id="128" w:name="_Toc78191757"/>
      <w:r>
        <w:t xml:space="preserve">Table </w:t>
      </w:r>
      <w:fldSimple w:instr=" SEQ Table \* ARABIC ">
        <w:r w:rsidR="004D4835">
          <w:rPr>
            <w:noProof/>
          </w:rPr>
          <w:t>9</w:t>
        </w:r>
        <w:bookmarkEnd w:id="127"/>
      </w:fldSimple>
    </w:p>
    <w:p w14:paraId="7DE8821F" w14:textId="4D334618" w:rsidR="00176E7E" w:rsidRPr="00176E7E" w:rsidRDefault="00176E7E" w:rsidP="00176E7E">
      <w:pPr>
        <w:rPr>
          <w:i/>
          <w:iCs/>
        </w:rPr>
      </w:pPr>
      <w:r>
        <w:rPr>
          <w:i/>
          <w:iCs/>
        </w:rPr>
        <w:t>Initial Risk Assessment table</w:t>
      </w:r>
    </w:p>
    <w:p w14:paraId="39EA5E75" w14:textId="77777777" w:rsidR="00176E7E" w:rsidRDefault="00176E7E">
      <w:pPr>
        <w:spacing w:after="200" w:line="288" w:lineRule="auto"/>
        <w:rPr>
          <w:i/>
          <w:iCs/>
        </w:rPr>
      </w:pPr>
      <w:r>
        <w:rPr>
          <w:noProof/>
        </w:rPr>
        <w:drawing>
          <wp:inline distT="0" distB="0" distL="0" distR="0" wp14:anchorId="66C9FBF2" wp14:editId="1B23FFAC">
            <wp:extent cx="6990387" cy="3947512"/>
            <wp:effectExtent l="0" t="2540" r="0" b="0"/>
            <wp:docPr id="321613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075379" cy="3995507"/>
                    </a:xfrm>
                    <a:prstGeom prst="rect">
                      <a:avLst/>
                    </a:prstGeom>
                    <a:noFill/>
                    <a:ln>
                      <a:noFill/>
                    </a:ln>
                  </pic:spPr>
                </pic:pic>
              </a:graphicData>
            </a:graphic>
          </wp:inline>
        </w:drawing>
      </w:r>
    </w:p>
    <w:p w14:paraId="1BA0BD4F" w14:textId="5D73E2BB" w:rsidR="00BD29FD" w:rsidRPr="00176E7E" w:rsidRDefault="00BD29FD">
      <w:pPr>
        <w:spacing w:after="200" w:line="288" w:lineRule="auto"/>
      </w:pPr>
      <w:r>
        <w:rPr>
          <w:i/>
          <w:iCs/>
        </w:rPr>
        <w:t>Note.</w:t>
      </w:r>
      <w:r>
        <w:t xml:space="preserve"> An event log can also be viewed in the Appendixes. This is only one </w:t>
      </w:r>
      <w:r w:rsidR="00176E7E">
        <w:t>of a</w:t>
      </w:r>
      <w:r w:rsidR="001D4EC8">
        <w:t xml:space="preserve"> few risk table updates </w:t>
      </w:r>
      <w:del w:id="129" w:author="Author">
        <w:r w:rsidR="001D4EC8" w:rsidDel="00F06E89">
          <w:delText>that</w:delText>
        </w:r>
      </w:del>
      <w:ins w:id="130" w:author="Author">
        <w:r w:rsidR="00F06E89" w:rsidRPr="00F06E89">
          <w:rPr>
            <w:color w:val="FF0000"/>
          </w:rPr>
          <w:t>that</w:t>
        </w:r>
      </w:ins>
      <w:r w:rsidR="001D4EC8">
        <w:t xml:space="preserve"> have happened through the </w:t>
      </w:r>
      <w:r w:rsidR="0007048B">
        <w:t>project.</w:t>
      </w:r>
      <w:r>
        <w:t xml:space="preserve"> </w:t>
      </w:r>
    </w:p>
    <w:p w14:paraId="1633F685" w14:textId="77777777" w:rsidR="00176E7E" w:rsidRDefault="00176E7E">
      <w:pPr>
        <w:spacing w:after="200" w:line="288" w:lineRule="auto"/>
        <w:rPr>
          <w:rFonts w:asciiTheme="majorHAnsi" w:eastAsiaTheme="majorEastAsia" w:hAnsiTheme="majorHAnsi" w:cstheme="majorBidi"/>
          <w:sz w:val="28"/>
          <w:szCs w:val="28"/>
        </w:rPr>
      </w:pPr>
      <w:r>
        <w:br w:type="page"/>
      </w:r>
    </w:p>
    <w:p w14:paraId="3ACC0A8A" w14:textId="6F366E57" w:rsidR="005824AA" w:rsidRDefault="005824AA" w:rsidP="005824AA">
      <w:pPr>
        <w:pStyle w:val="Heading2"/>
      </w:pPr>
      <w:r>
        <w:lastRenderedPageBreak/>
        <w:t>Halfway Report</w:t>
      </w:r>
      <w:bookmarkEnd w:id="128"/>
    </w:p>
    <w:p w14:paraId="1E968600" w14:textId="02D068E1" w:rsidR="005824AA" w:rsidRDefault="00040919" w:rsidP="00176E7E">
      <w:r>
        <w:t xml:space="preserve">A number of risks have been changed from this original list of ten. Though a weekly check was done, taking some time to go over the risks and think of any potential risks </w:t>
      </w:r>
      <w:del w:id="131" w:author="Author">
        <w:r w:rsidDel="00F06E89">
          <w:delText>that</w:delText>
        </w:r>
      </w:del>
      <w:ins w:id="132" w:author="Author">
        <w:r w:rsidR="00F06E89" w:rsidRPr="00F06E89">
          <w:rPr>
            <w:color w:val="FF0000"/>
          </w:rPr>
          <w:t>that</w:t>
        </w:r>
      </w:ins>
      <w:r>
        <w:t xml:space="preserve"> can happen and any risks </w:t>
      </w:r>
      <w:del w:id="133" w:author="Author">
        <w:r w:rsidDel="00F06E89">
          <w:delText>that</w:delText>
        </w:r>
      </w:del>
      <w:ins w:id="134" w:author="Author">
        <w:r w:rsidR="00F06E89" w:rsidRPr="00F06E89">
          <w:rPr>
            <w:color w:val="FF0000"/>
          </w:rPr>
          <w:t>that</w:t>
        </w:r>
      </w:ins>
      <w:r>
        <w:t xml:space="preserve"> has happened, not every week the assessment was updated. There have been many times where the Risk Assessment gets updated as a risk has happened this also includes adding the risk to the risk table. Some risks </w:t>
      </w:r>
      <w:del w:id="135" w:author="Author">
        <w:r w:rsidDel="00F06E89">
          <w:delText>that</w:delText>
        </w:r>
      </w:del>
      <w:ins w:id="136" w:author="Author">
        <w:r w:rsidR="00F06E89" w:rsidRPr="00F06E89">
          <w:rPr>
            <w:color w:val="FF0000"/>
          </w:rPr>
          <w:t>that</w:t>
        </w:r>
      </w:ins>
      <w:r>
        <w:t xml:space="preserve"> have happened are set to closed on one week but are remaining open in the next update, this allows for risks </w:t>
      </w:r>
      <w:del w:id="137" w:author="Author">
        <w:r w:rsidDel="00F06E89">
          <w:delText>that</w:delText>
        </w:r>
      </w:del>
      <w:ins w:id="138" w:author="Author">
        <w:r w:rsidR="00F06E89" w:rsidRPr="00F06E89">
          <w:rPr>
            <w:color w:val="FF0000"/>
          </w:rPr>
          <w:t>that</w:t>
        </w:r>
      </w:ins>
      <w:r>
        <w:t xml:space="preserve"> have happened to be identified as a potential risk </w:t>
      </w:r>
      <w:r w:rsidR="00033044">
        <w:t>in the future, allowing for possible reoccurrence of risks.</w:t>
      </w:r>
    </w:p>
    <w:p w14:paraId="1521479D" w14:textId="51D7DF1C" w:rsidR="00036E3C" w:rsidRDefault="00CE5C7C" w:rsidP="00176E7E">
      <w:r>
        <w:t xml:space="preserve">I have also changed the </w:t>
      </w:r>
      <w:r w:rsidR="00D36468">
        <w:t xml:space="preserve">values from a Likelihood, Impact and Priority system with Low, Medium and High ratings to use </w:t>
      </w:r>
      <w:r w:rsidR="00BE01ED">
        <w:t>Probability, Severity and Risk Level system with a scaling of Negligible</w:t>
      </w:r>
      <w:r w:rsidR="001B2C15">
        <w:t>, Marginal, Critical and Catastrophic for Severity and Frequent, Likely, Occasional, Seldom and Unlikely for Probability</w:t>
      </w:r>
      <w:r w:rsidR="00D36468">
        <w:t>.</w:t>
      </w:r>
      <w:r w:rsidR="001B2C15">
        <w:t xml:space="preserve"> The matrix for </w:t>
      </w:r>
      <w:r w:rsidR="00047A12">
        <w:t>the risk assessment still uses high, medium and low when comparing the</w:t>
      </w:r>
      <w:r w:rsidR="00A31E40">
        <w:t xml:space="preserve"> probability and severity to make the Risk Level.</w:t>
      </w:r>
      <w:r>
        <w:t xml:space="preserve"> </w:t>
      </w:r>
    </w:p>
    <w:p w14:paraId="4328E9E9" w14:textId="0138F8AB" w:rsidR="00D53BB5" w:rsidRDefault="00D53BB5" w:rsidP="00D53BB5">
      <w:pPr>
        <w:pStyle w:val="Caption"/>
        <w:keepNext/>
      </w:pPr>
      <w:bookmarkStart w:id="139" w:name="_Toc78191759"/>
      <w:r>
        <w:t xml:space="preserve">Table </w:t>
      </w:r>
      <w:fldSimple w:instr=" SEQ Table \* ARABIC ">
        <w:r w:rsidR="004D4835">
          <w:rPr>
            <w:noProof/>
          </w:rPr>
          <w:t>10</w:t>
        </w:r>
      </w:fldSimple>
    </w:p>
    <w:p w14:paraId="36634C10" w14:textId="10542129" w:rsidR="00D53BB5" w:rsidRPr="00D53BB5" w:rsidRDefault="00D53BB5" w:rsidP="00D53BB5">
      <w:pPr>
        <w:rPr>
          <w:i/>
          <w:iCs/>
        </w:rPr>
      </w:pPr>
      <w:r>
        <w:rPr>
          <w:i/>
          <w:iCs/>
        </w:rPr>
        <w:t xml:space="preserve">Risk assessment matrix </w:t>
      </w:r>
      <w:del w:id="140" w:author="Author">
        <w:r w:rsidDel="00F06E89">
          <w:rPr>
            <w:i/>
            <w:iCs/>
          </w:rPr>
          <w:delText>that</w:delText>
        </w:r>
      </w:del>
      <w:ins w:id="141" w:author="Author">
        <w:r w:rsidR="00F06E89" w:rsidRPr="00F06E89">
          <w:rPr>
            <w:i/>
            <w:iCs/>
            <w:color w:val="FF0000"/>
          </w:rPr>
          <w:t>that</w:t>
        </w:r>
      </w:ins>
      <w:r>
        <w:rPr>
          <w:i/>
          <w:iCs/>
        </w:rPr>
        <w:t xml:space="preserve"> is being used</w:t>
      </w:r>
    </w:p>
    <w:p w14:paraId="667CDC55" w14:textId="77777777" w:rsidR="00D53BB5" w:rsidRDefault="00D53BB5">
      <w:pPr>
        <w:spacing w:after="200" w:line="288" w:lineRule="auto"/>
      </w:pPr>
      <w:r>
        <w:rPr>
          <w:noProof/>
        </w:rPr>
        <w:drawing>
          <wp:inline distT="0" distB="0" distL="0" distR="0" wp14:anchorId="77DD782B" wp14:editId="0657F599">
            <wp:extent cx="5941060" cy="2911475"/>
            <wp:effectExtent l="0" t="0" r="2540" b="3175"/>
            <wp:docPr id="808584008"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84008" name="Picture 1" descr="A table with text on it&#10;&#10;Description automatically generated"/>
                    <pic:cNvPicPr/>
                  </pic:nvPicPr>
                  <pic:blipFill>
                    <a:blip r:embed="rId28"/>
                    <a:stretch>
                      <a:fillRect/>
                    </a:stretch>
                  </pic:blipFill>
                  <pic:spPr>
                    <a:xfrm>
                      <a:off x="0" y="0"/>
                      <a:ext cx="5941060" cy="2911475"/>
                    </a:xfrm>
                    <a:prstGeom prst="rect">
                      <a:avLst/>
                    </a:prstGeom>
                  </pic:spPr>
                </pic:pic>
              </a:graphicData>
            </a:graphic>
          </wp:inline>
        </w:drawing>
      </w:r>
    </w:p>
    <w:p w14:paraId="1A970961" w14:textId="254269A5" w:rsidR="00513649" w:rsidRPr="008471D2" w:rsidRDefault="00513649">
      <w:pPr>
        <w:spacing w:after="200" w:line="288" w:lineRule="auto"/>
      </w:pPr>
      <w:r>
        <w:br w:type="page"/>
      </w:r>
    </w:p>
    <w:p w14:paraId="469AF47E" w14:textId="1A6AC6DE" w:rsidR="00513649" w:rsidRDefault="00513649" w:rsidP="00513649">
      <w:pPr>
        <w:pStyle w:val="Caption"/>
        <w:keepNext/>
      </w:pPr>
      <w:r>
        <w:lastRenderedPageBreak/>
        <w:t xml:space="preserve">Table </w:t>
      </w:r>
      <w:fldSimple w:instr=" SEQ Table \* ARABIC ">
        <w:r w:rsidR="004D4835">
          <w:rPr>
            <w:noProof/>
          </w:rPr>
          <w:t>11</w:t>
        </w:r>
      </w:fldSimple>
    </w:p>
    <w:p w14:paraId="56AB33B3" w14:textId="74879F16" w:rsidR="00513649" w:rsidRPr="00513649" w:rsidRDefault="00513649" w:rsidP="00513649">
      <w:pPr>
        <w:rPr>
          <w:i/>
          <w:iCs/>
        </w:rPr>
      </w:pPr>
      <w:r>
        <w:rPr>
          <w:i/>
          <w:iCs/>
        </w:rPr>
        <w:t>Mathematical calculations</w:t>
      </w:r>
    </w:p>
    <w:p w14:paraId="43572667" w14:textId="77777777" w:rsidR="00985DB4" w:rsidRDefault="00513649">
      <w:pPr>
        <w:spacing w:after="200" w:line="288" w:lineRule="auto"/>
      </w:pPr>
      <w:r>
        <w:rPr>
          <w:noProof/>
        </w:rPr>
        <w:drawing>
          <wp:inline distT="0" distB="0" distL="0" distR="0" wp14:anchorId="75D870F2" wp14:editId="0B71F9F7">
            <wp:extent cx="5941060" cy="5159375"/>
            <wp:effectExtent l="0" t="0" r="2540" b="3175"/>
            <wp:docPr id="206844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42743" name=""/>
                    <pic:cNvPicPr/>
                  </pic:nvPicPr>
                  <pic:blipFill>
                    <a:blip r:embed="rId29"/>
                    <a:stretch>
                      <a:fillRect/>
                    </a:stretch>
                  </pic:blipFill>
                  <pic:spPr>
                    <a:xfrm>
                      <a:off x="0" y="0"/>
                      <a:ext cx="5941060" cy="5159375"/>
                    </a:xfrm>
                    <a:prstGeom prst="rect">
                      <a:avLst/>
                    </a:prstGeom>
                  </pic:spPr>
                </pic:pic>
              </a:graphicData>
            </a:graphic>
          </wp:inline>
        </w:drawing>
      </w:r>
      <w:r>
        <w:t xml:space="preserve"> </w:t>
      </w:r>
    </w:p>
    <w:p w14:paraId="0EE81EE1" w14:textId="0688D5D3" w:rsidR="008471D2" w:rsidRDefault="008471D2">
      <w:pPr>
        <w:spacing w:after="200" w:line="288" w:lineRule="auto"/>
      </w:pPr>
      <w:r>
        <w:t>An addition to this change there has also been the addition of the Risk Analysis which gives exposure ratings per week to the risk on a scale of 0, no exposure, to 10, exposed to the risk during the week. This is then graphed into a timeline to visualise when issue</w:t>
      </w:r>
      <w:ins w:id="142" w:author="Author">
        <w:r w:rsidR="00A21A9E">
          <w:t>s</w:t>
        </w:r>
      </w:ins>
      <w:r>
        <w:t xml:space="preserve"> have appeared. Along with this change a change to the Risks has also happened going forward to be a more generalised group of risks rather than individual risks </w:t>
      </w:r>
      <w:del w:id="143" w:author="Author">
        <w:r w:rsidDel="00F06E89">
          <w:delText>that</w:delText>
        </w:r>
      </w:del>
      <w:ins w:id="144" w:author="Author">
        <w:r w:rsidR="00F06E89" w:rsidRPr="00F06E89">
          <w:rPr>
            <w:color w:val="FF0000"/>
          </w:rPr>
          <w:t>that</w:t>
        </w:r>
      </w:ins>
      <w:r>
        <w:t xml:space="preserve"> are either grouped similarly or overlap in some form.</w:t>
      </w:r>
    </w:p>
    <w:p w14:paraId="521CE974" w14:textId="77777777" w:rsidR="008471D2" w:rsidRDefault="008471D2">
      <w:pPr>
        <w:spacing w:after="200" w:line="288" w:lineRule="auto"/>
      </w:pPr>
      <w:r>
        <w:br w:type="page"/>
      </w:r>
    </w:p>
    <w:p w14:paraId="1D3FA579" w14:textId="77777777" w:rsidR="008471D2" w:rsidRDefault="008471D2">
      <w:pPr>
        <w:spacing w:after="200" w:line="288" w:lineRule="auto"/>
        <w:sectPr w:rsidR="008471D2" w:rsidSect="009213A7">
          <w:headerReference w:type="default" r:id="rId30"/>
          <w:footerReference w:type="default" r:id="rId31"/>
          <w:pgSz w:w="11906" w:h="16838"/>
          <w:pgMar w:top="1440" w:right="1274" w:bottom="1440" w:left="1276" w:header="454" w:footer="454" w:gutter="0"/>
          <w:pgNumType w:start="1"/>
          <w:cols w:space="708"/>
          <w:docGrid w:linePitch="360"/>
        </w:sectPr>
      </w:pPr>
    </w:p>
    <w:p w14:paraId="34656F2F" w14:textId="71670803" w:rsidR="004D4835" w:rsidRDefault="004D4835" w:rsidP="004D4835">
      <w:pPr>
        <w:pStyle w:val="Caption"/>
        <w:keepNext/>
      </w:pPr>
      <w:r>
        <w:lastRenderedPageBreak/>
        <w:t xml:space="preserve">Table </w:t>
      </w:r>
      <w:fldSimple w:instr=" SEQ Table \* ARABIC ">
        <w:r>
          <w:rPr>
            <w:noProof/>
          </w:rPr>
          <w:t>12</w:t>
        </w:r>
      </w:fldSimple>
    </w:p>
    <w:p w14:paraId="154B1605" w14:textId="295FDCD7" w:rsidR="004D4835" w:rsidRPr="004D4835" w:rsidRDefault="004D4835" w:rsidP="004D4835">
      <w:pPr>
        <w:rPr>
          <w:i/>
          <w:iCs/>
        </w:rPr>
      </w:pPr>
      <w:r>
        <w:rPr>
          <w:i/>
          <w:iCs/>
        </w:rPr>
        <w:t>Risk Exposure Table</w:t>
      </w:r>
    </w:p>
    <w:p w14:paraId="1C5E4D3B" w14:textId="77777777" w:rsidR="004D4835" w:rsidRDefault="00596CF8" w:rsidP="004D4835">
      <w:pPr>
        <w:spacing w:after="0"/>
      </w:pPr>
      <w:r>
        <w:rPr>
          <w:noProof/>
        </w:rPr>
        <w:drawing>
          <wp:inline distT="0" distB="0" distL="0" distR="0" wp14:anchorId="4017EE83" wp14:editId="49680815">
            <wp:extent cx="8848725" cy="942975"/>
            <wp:effectExtent l="0" t="0" r="9525" b="9525"/>
            <wp:docPr id="191253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48725" cy="942975"/>
                    </a:xfrm>
                    <a:prstGeom prst="rect">
                      <a:avLst/>
                    </a:prstGeom>
                    <a:noFill/>
                    <a:ln>
                      <a:noFill/>
                    </a:ln>
                  </pic:spPr>
                </pic:pic>
              </a:graphicData>
            </a:graphic>
          </wp:inline>
        </w:drawing>
      </w:r>
      <w:r w:rsidR="004D4835" w:rsidRPr="004D4835">
        <w:t xml:space="preserve"> </w:t>
      </w:r>
    </w:p>
    <w:p w14:paraId="68C5A181" w14:textId="55F48C6A" w:rsidR="004D4835" w:rsidRDefault="004D4835" w:rsidP="004D4835">
      <w:pPr>
        <w:pStyle w:val="Caption"/>
        <w:keepNext/>
      </w:pPr>
      <w:r>
        <w:t xml:space="preserve">Figure </w:t>
      </w:r>
      <w:fldSimple w:instr=" SEQ Figure \* ARABIC ">
        <w:r>
          <w:rPr>
            <w:noProof/>
          </w:rPr>
          <w:t>3</w:t>
        </w:r>
      </w:fldSimple>
    </w:p>
    <w:p w14:paraId="36D2E8DB" w14:textId="64A6A998" w:rsidR="004D4835" w:rsidRPr="004D4835" w:rsidRDefault="004D4835" w:rsidP="004D4835">
      <w:pPr>
        <w:rPr>
          <w:i/>
          <w:iCs/>
        </w:rPr>
      </w:pPr>
      <w:r>
        <w:rPr>
          <w:i/>
          <w:iCs/>
        </w:rPr>
        <w:t>Risk Exposure Graph</w:t>
      </w:r>
    </w:p>
    <w:p w14:paraId="2C1E2B53" w14:textId="51253B3C" w:rsidR="004D4835" w:rsidRPr="004D4835" w:rsidRDefault="004D4835" w:rsidP="004D4835">
      <w:pPr>
        <w:spacing w:after="0"/>
        <w:rPr>
          <w:rFonts w:ascii="Times New Roman" w:eastAsia="Times New Roman" w:hAnsi="Times New Roman" w:cs="Times New Roman"/>
          <w:szCs w:val="24"/>
          <w:lang w:eastAsia="en-NZ"/>
        </w:rPr>
      </w:pPr>
      <w:r w:rsidRPr="004D4835">
        <w:rPr>
          <w:rFonts w:ascii="Times New Roman" w:eastAsia="Times New Roman" w:hAnsi="Times New Roman" w:cs="Times New Roman"/>
          <w:noProof/>
          <w:szCs w:val="24"/>
          <w:lang w:eastAsia="en-NZ"/>
        </w:rPr>
        <w:drawing>
          <wp:inline distT="0" distB="0" distL="0" distR="0" wp14:anchorId="6F5507EE" wp14:editId="4CA377F4">
            <wp:extent cx="6181725" cy="3628948"/>
            <wp:effectExtent l="0" t="0" r="0" b="0"/>
            <wp:docPr id="2116591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6769" cy="3649520"/>
                    </a:xfrm>
                    <a:prstGeom prst="rect">
                      <a:avLst/>
                    </a:prstGeom>
                    <a:noFill/>
                    <a:ln>
                      <a:noFill/>
                    </a:ln>
                  </pic:spPr>
                </pic:pic>
              </a:graphicData>
            </a:graphic>
          </wp:inline>
        </w:drawing>
      </w:r>
    </w:p>
    <w:p w14:paraId="2AA46A36" w14:textId="1C70DE5B" w:rsidR="006E722A" w:rsidRPr="008471D2" w:rsidRDefault="006E722A" w:rsidP="008471D2">
      <w:pPr>
        <w:rPr>
          <w:i/>
          <w:iCs/>
        </w:rPr>
      </w:pPr>
      <w:r>
        <w:br w:type="page"/>
      </w:r>
    </w:p>
    <w:p w14:paraId="78E835A7" w14:textId="77777777" w:rsidR="008471D2" w:rsidRDefault="008471D2" w:rsidP="00C6271B">
      <w:pPr>
        <w:pStyle w:val="Heading1"/>
        <w:sectPr w:rsidR="008471D2" w:rsidSect="008471D2">
          <w:pgSz w:w="16838" w:h="11906" w:orient="landscape"/>
          <w:pgMar w:top="1276" w:right="1440" w:bottom="1276" w:left="1440" w:header="454" w:footer="454" w:gutter="0"/>
          <w:pgNumType w:start="1"/>
          <w:cols w:space="708"/>
          <w:docGrid w:linePitch="360"/>
        </w:sectPr>
      </w:pPr>
    </w:p>
    <w:p w14:paraId="5265306B" w14:textId="00D5F1A8" w:rsidR="005620F4" w:rsidRDefault="005620F4" w:rsidP="00C6271B">
      <w:pPr>
        <w:pStyle w:val="Heading1"/>
      </w:pPr>
      <w:r>
        <w:lastRenderedPageBreak/>
        <w:t>Quality Assurance</w:t>
      </w:r>
      <w:bookmarkEnd w:id="139"/>
    </w:p>
    <w:p w14:paraId="110D57AD" w14:textId="4A7FC569" w:rsidR="000923BA" w:rsidRPr="00C714D9" w:rsidRDefault="000923BA" w:rsidP="000923BA">
      <w:bookmarkStart w:id="145" w:name="_Toc78191761"/>
      <w:r>
        <w:t xml:space="preserve">Quality Assurance is a systematic process and activity series implemented to ensure </w:t>
      </w:r>
      <w:del w:id="146" w:author="Author">
        <w:r w:rsidDel="00F06E89">
          <w:delText>that</w:delText>
        </w:r>
      </w:del>
      <w:ins w:id="147" w:author="Author">
        <w:r w:rsidR="00F06E89" w:rsidRPr="00F06E89">
          <w:rPr>
            <w:color w:val="FF0000"/>
          </w:rPr>
          <w:t>that</w:t>
        </w:r>
      </w:ins>
      <w:r>
        <w:t xml:space="preserve"> products meet specific quality standards and requirements. </w:t>
      </w:r>
    </w:p>
    <w:p w14:paraId="47E932EE" w14:textId="77777777" w:rsidR="000923BA" w:rsidRDefault="000923BA" w:rsidP="000923BA">
      <w:pPr>
        <w:pStyle w:val="Heading2"/>
      </w:pPr>
      <w:bookmarkStart w:id="148" w:name="_Toc144283039"/>
      <w:r>
        <w:t>Approach</w:t>
      </w:r>
      <w:bookmarkEnd w:id="148"/>
    </w:p>
    <w:p w14:paraId="097F8353" w14:textId="22C52B1B" w:rsidR="000923BA" w:rsidRPr="00730B53" w:rsidRDefault="000923BA" w:rsidP="00730B53">
      <w:pPr>
        <w:rPr>
          <w:rStyle w:val="normaltextrun"/>
          <w:rFonts w:cstheme="minorHAnsi"/>
          <w:szCs w:val="24"/>
          <w:shd w:val="clear" w:color="auto" w:fill="FFFFFF"/>
        </w:rPr>
      </w:pPr>
      <w:r w:rsidRPr="00730B53">
        <w:rPr>
          <w:rStyle w:val="normaltextrun"/>
          <w:rFonts w:cstheme="minorHAnsi"/>
          <w:szCs w:val="24"/>
        </w:rPr>
        <w:t>The focus of quality assurance is on the processes used in the project.</w:t>
      </w:r>
      <w:r w:rsidRPr="00730B53">
        <w:rPr>
          <w:rStyle w:val="normaltextrun"/>
          <w:rFonts w:cstheme="minorHAnsi"/>
          <w:szCs w:val="24"/>
          <w:shd w:val="clear" w:color="auto" w:fill="FFFFFF"/>
        </w:rPr>
        <w:t xml:space="preserve"> Quality assurance ensures </w:t>
      </w:r>
      <w:del w:id="149" w:author="Author">
        <w:r w:rsidRPr="00730B53" w:rsidDel="00F06E89">
          <w:rPr>
            <w:rStyle w:val="normaltextrun"/>
            <w:rFonts w:cstheme="minorHAnsi"/>
            <w:szCs w:val="24"/>
            <w:shd w:val="clear" w:color="auto" w:fill="FFFFFF"/>
          </w:rPr>
          <w:delText>that</w:delText>
        </w:r>
      </w:del>
      <w:ins w:id="150" w:author="Author">
        <w:r w:rsidR="00F06E89" w:rsidRPr="00F06E89">
          <w:rPr>
            <w:rStyle w:val="normaltextrun"/>
            <w:rFonts w:cstheme="minorHAnsi"/>
            <w:color w:val="FF0000"/>
            <w:szCs w:val="24"/>
            <w:shd w:val="clear" w:color="auto" w:fill="FFFFFF"/>
          </w:rPr>
          <w:t>that</w:t>
        </w:r>
      </w:ins>
      <w:r w:rsidRPr="00730B53">
        <w:rPr>
          <w:rStyle w:val="normaltextrun"/>
          <w:rFonts w:cstheme="minorHAnsi"/>
          <w:szCs w:val="24"/>
          <w:shd w:val="clear" w:color="auto" w:fill="FFFFFF"/>
        </w:rPr>
        <w:t xml:space="preserve"> project processes are used effectively to produce quality project deliverables. It involves following and meeting standards, continuously improving project work, and correcting project defects </w:t>
      </w:r>
      <w:sdt>
        <w:sdtPr>
          <w:rPr>
            <w:rStyle w:val="normaltextrun"/>
            <w:rFonts w:cstheme="minorHAnsi"/>
            <w:szCs w:val="24"/>
            <w:shd w:val="clear" w:color="auto" w:fill="FFFFFF"/>
          </w:rPr>
          <w:id w:val="-834066944"/>
          <w:citation/>
        </w:sdtPr>
        <w:sdtContent>
          <w:r w:rsidR="004D0B77" w:rsidRPr="00730B53">
            <w:rPr>
              <w:rStyle w:val="normaltextrun"/>
              <w:rFonts w:cstheme="minorHAnsi"/>
              <w:szCs w:val="24"/>
              <w:shd w:val="clear" w:color="auto" w:fill="FFFFFF"/>
            </w:rPr>
            <w:fldChar w:fldCharType="begin"/>
          </w:r>
          <w:r w:rsidR="004D0B77" w:rsidRPr="00730B53">
            <w:rPr>
              <w:rStyle w:val="normaltextrun"/>
              <w:rFonts w:cstheme="minorHAnsi"/>
              <w:szCs w:val="24"/>
              <w:shd w:val="clear" w:color="auto" w:fill="FFFFFF"/>
              <w:lang w:val="en-US"/>
            </w:rPr>
            <w:instrText xml:space="preserve"> CITATION VirginiaTech \l 1033 </w:instrText>
          </w:r>
          <w:r w:rsidR="004D0B77" w:rsidRPr="00730B53">
            <w:rPr>
              <w:rStyle w:val="normaltextrun"/>
              <w:rFonts w:cstheme="minorHAnsi"/>
              <w:szCs w:val="24"/>
              <w:shd w:val="clear" w:color="auto" w:fill="FFFFFF"/>
            </w:rPr>
            <w:fldChar w:fldCharType="separate"/>
          </w:r>
          <w:r w:rsidR="005275FD" w:rsidRPr="005275FD">
            <w:rPr>
              <w:rFonts w:cstheme="minorHAnsi"/>
              <w:noProof/>
              <w:szCs w:val="24"/>
              <w:shd w:val="clear" w:color="auto" w:fill="FFFFFF"/>
              <w:lang w:val="en-US"/>
            </w:rPr>
            <w:t>(VirginiaTech)</w:t>
          </w:r>
          <w:r w:rsidR="004D0B77" w:rsidRPr="00730B53">
            <w:rPr>
              <w:rStyle w:val="normaltextrun"/>
              <w:rFonts w:cstheme="minorHAnsi"/>
              <w:szCs w:val="24"/>
              <w:shd w:val="clear" w:color="auto" w:fill="FFFFFF"/>
            </w:rPr>
            <w:fldChar w:fldCharType="end"/>
          </w:r>
        </w:sdtContent>
      </w:sdt>
      <w:r w:rsidRPr="00730B53">
        <w:rPr>
          <w:rStyle w:val="normaltextrun"/>
          <w:rFonts w:cstheme="minorHAnsi"/>
          <w:szCs w:val="24"/>
          <w:shd w:val="clear" w:color="auto" w:fill="FFFFFF"/>
        </w:rPr>
        <w:t>.</w:t>
      </w:r>
    </w:p>
    <w:p w14:paraId="7B1270F2" w14:textId="5E1EBEC4" w:rsidR="00730B53" w:rsidRPr="003D45A0" w:rsidRDefault="00730B53" w:rsidP="00730B53">
      <w:pPr>
        <w:rPr>
          <w:rFonts w:cstheme="minorHAnsi"/>
        </w:rPr>
      </w:pPr>
      <w:r w:rsidRPr="00730B53">
        <w:rPr>
          <w:rStyle w:val="normaltextrun"/>
          <w:rFonts w:cstheme="minorHAnsi"/>
          <w:szCs w:val="24"/>
          <w:shd w:val="clear" w:color="auto" w:fill="FFFFFF"/>
        </w:rPr>
        <w:t xml:space="preserve">Two QA tables will be generated </w:t>
      </w:r>
      <w:del w:id="151" w:author="Author">
        <w:r w:rsidRPr="00730B53" w:rsidDel="00A21A9E">
          <w:rPr>
            <w:rStyle w:val="normaltextrun"/>
            <w:rFonts w:cstheme="minorHAnsi"/>
            <w:szCs w:val="24"/>
            <w:shd w:val="clear" w:color="auto" w:fill="FFFFFF"/>
          </w:rPr>
          <w:delText>in order to</w:delText>
        </w:r>
      </w:del>
      <w:ins w:id="152" w:author="Author">
        <w:r w:rsidR="00A21A9E" w:rsidRPr="00730B53">
          <w:rPr>
            <w:rStyle w:val="normaltextrun"/>
            <w:rFonts w:cstheme="minorHAnsi"/>
            <w:szCs w:val="24"/>
            <w:shd w:val="clear" w:color="auto" w:fill="FFFFFF"/>
          </w:rPr>
          <w:t>to</w:t>
        </w:r>
      </w:ins>
      <w:r w:rsidRPr="00730B53">
        <w:rPr>
          <w:rStyle w:val="normaltextrun"/>
          <w:rFonts w:cstheme="minorHAnsi"/>
          <w:szCs w:val="24"/>
          <w:shd w:val="clear" w:color="auto" w:fill="FFFFFF"/>
        </w:rPr>
        <w:t xml:space="preserve"> assist with the whole encompassing project of Academic and Industry work. These QA tables will be a reference point to understand what is needed to ensure high level work has been done and will be checked off be required persons. Virgina Tech template outlines five key points: Expected Deliverable, Deliverable Standard, Quality Control Activity, Frequency (of checking) and who is responsible. Modifications will be made to this to better fit the current processes around this project. Who is responsible gets replaced with Signee/s and Date Accepted to indicate when the quality of the deliverables has met an acceptable standard.</w:t>
      </w:r>
    </w:p>
    <w:p w14:paraId="145786C6" w14:textId="77777777" w:rsidR="007202B5" w:rsidRDefault="007202B5">
      <w:pPr>
        <w:spacing w:after="200" w:line="288" w:lineRule="auto"/>
        <w:rPr>
          <w:rFonts w:asciiTheme="majorHAnsi" w:eastAsiaTheme="majorEastAsia" w:hAnsiTheme="majorHAnsi" w:cstheme="majorBidi"/>
          <w:sz w:val="28"/>
          <w:szCs w:val="28"/>
        </w:rPr>
      </w:pPr>
      <w:r>
        <w:br w:type="page"/>
      </w:r>
    </w:p>
    <w:p w14:paraId="5CCBF338" w14:textId="50096AEB" w:rsidR="005620F4" w:rsidRDefault="005620F4" w:rsidP="000923BA">
      <w:pPr>
        <w:pStyle w:val="Heading2"/>
      </w:pPr>
      <w:r>
        <w:lastRenderedPageBreak/>
        <w:t>Quality Assurance Table</w:t>
      </w:r>
      <w:bookmarkEnd w:id="145"/>
    </w:p>
    <w:p w14:paraId="103EC790" w14:textId="5CEE46D7" w:rsidR="007202B5" w:rsidRDefault="007202B5" w:rsidP="007202B5">
      <w:pPr>
        <w:pStyle w:val="Caption"/>
        <w:keepNext/>
      </w:pPr>
      <w:bookmarkStart w:id="153" w:name="_Toc148054457"/>
      <w:r>
        <w:t xml:space="preserve">Table </w:t>
      </w:r>
      <w:fldSimple w:instr=" SEQ Table \* ARABIC ">
        <w:r w:rsidR="004D4835">
          <w:rPr>
            <w:noProof/>
          </w:rPr>
          <w:t>13</w:t>
        </w:r>
        <w:bookmarkEnd w:id="153"/>
      </w:fldSimple>
    </w:p>
    <w:p w14:paraId="6171B8AC" w14:textId="300C3F2C" w:rsidR="007202B5" w:rsidRPr="007202B5" w:rsidRDefault="00F66745" w:rsidP="007202B5">
      <w:pPr>
        <w:rPr>
          <w:i/>
          <w:iCs/>
        </w:rPr>
      </w:pPr>
      <w:r>
        <w:rPr>
          <w:i/>
          <w:iCs/>
        </w:rPr>
        <w:t xml:space="preserve">Initial </w:t>
      </w:r>
      <w:r w:rsidR="002D52D1">
        <w:rPr>
          <w:i/>
          <w:iCs/>
        </w:rPr>
        <w:t xml:space="preserve">Academic </w:t>
      </w:r>
      <w:r>
        <w:rPr>
          <w:i/>
          <w:iCs/>
        </w:rPr>
        <w:t>Quality Assurance</w:t>
      </w:r>
    </w:p>
    <w:p w14:paraId="1564EF57" w14:textId="371EE3E4" w:rsidR="005620F4" w:rsidRDefault="007202B5" w:rsidP="005620F4">
      <w:r>
        <w:rPr>
          <w:noProof/>
        </w:rPr>
        <w:drawing>
          <wp:inline distT="0" distB="0" distL="0" distR="0" wp14:anchorId="3719674A" wp14:editId="3308DAD5">
            <wp:extent cx="5941060" cy="5782945"/>
            <wp:effectExtent l="0" t="0" r="2540" b="8255"/>
            <wp:docPr id="8318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8706" name=""/>
                    <pic:cNvPicPr/>
                  </pic:nvPicPr>
                  <pic:blipFill>
                    <a:blip r:embed="rId34"/>
                    <a:stretch>
                      <a:fillRect/>
                    </a:stretch>
                  </pic:blipFill>
                  <pic:spPr>
                    <a:xfrm>
                      <a:off x="0" y="0"/>
                      <a:ext cx="5941060" cy="5782945"/>
                    </a:xfrm>
                    <a:prstGeom prst="rect">
                      <a:avLst/>
                    </a:prstGeom>
                  </pic:spPr>
                </pic:pic>
              </a:graphicData>
            </a:graphic>
          </wp:inline>
        </w:drawing>
      </w:r>
    </w:p>
    <w:p w14:paraId="2797B8DA" w14:textId="77777777" w:rsidR="005824AA" w:rsidRDefault="005824AA" w:rsidP="005824AA">
      <w:pPr>
        <w:pBdr>
          <w:bottom w:val="single" w:sz="6" w:space="1" w:color="auto"/>
        </w:pBdr>
      </w:pPr>
    </w:p>
    <w:p w14:paraId="189C506A" w14:textId="77777777" w:rsidR="00F66745" w:rsidRDefault="00F66745">
      <w:pPr>
        <w:spacing w:after="200" w:line="288" w:lineRule="auto"/>
      </w:pPr>
      <w:bookmarkStart w:id="154" w:name="_Toc78191763"/>
      <w:r>
        <w:br w:type="page"/>
      </w:r>
    </w:p>
    <w:p w14:paraId="6F12B1DB" w14:textId="76E67E70" w:rsidR="002D52D1" w:rsidRDefault="002D52D1" w:rsidP="002D52D1">
      <w:pPr>
        <w:pStyle w:val="Caption"/>
        <w:keepNext/>
      </w:pPr>
      <w:bookmarkStart w:id="155" w:name="_Toc148054458"/>
      <w:r>
        <w:lastRenderedPageBreak/>
        <w:t xml:space="preserve">Table </w:t>
      </w:r>
      <w:fldSimple w:instr=" SEQ Table \* ARABIC ">
        <w:r w:rsidR="004D4835">
          <w:rPr>
            <w:noProof/>
          </w:rPr>
          <w:t>14</w:t>
        </w:r>
        <w:bookmarkEnd w:id="155"/>
      </w:fldSimple>
    </w:p>
    <w:p w14:paraId="3AC3C264" w14:textId="322F8934" w:rsidR="002D52D1" w:rsidRPr="002D52D1" w:rsidRDefault="002D52D1" w:rsidP="002D52D1">
      <w:pPr>
        <w:rPr>
          <w:i/>
          <w:iCs/>
        </w:rPr>
      </w:pPr>
      <w:r>
        <w:rPr>
          <w:i/>
          <w:iCs/>
        </w:rPr>
        <w:t>Initial Industry Quality Assurance</w:t>
      </w:r>
    </w:p>
    <w:p w14:paraId="61AF832D" w14:textId="5E2348C5" w:rsidR="007202B5" w:rsidRDefault="002D52D1">
      <w:pPr>
        <w:spacing w:after="200" w:line="288" w:lineRule="auto"/>
        <w:rPr>
          <w:rFonts w:asciiTheme="majorHAnsi" w:eastAsiaTheme="majorEastAsia" w:hAnsiTheme="majorHAnsi" w:cstheme="majorBidi"/>
          <w:sz w:val="28"/>
          <w:szCs w:val="28"/>
        </w:rPr>
      </w:pPr>
      <w:r>
        <w:rPr>
          <w:noProof/>
        </w:rPr>
        <w:drawing>
          <wp:inline distT="0" distB="0" distL="0" distR="0" wp14:anchorId="0AABA4EE" wp14:editId="3C1FEED2">
            <wp:extent cx="5941060" cy="6371590"/>
            <wp:effectExtent l="0" t="0" r="2540" b="0"/>
            <wp:docPr id="152144840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48405" name="Picture 1" descr="A white sheet with black text&#10;&#10;Description automatically generated"/>
                    <pic:cNvPicPr/>
                  </pic:nvPicPr>
                  <pic:blipFill>
                    <a:blip r:embed="rId35"/>
                    <a:stretch>
                      <a:fillRect/>
                    </a:stretch>
                  </pic:blipFill>
                  <pic:spPr>
                    <a:xfrm>
                      <a:off x="0" y="0"/>
                      <a:ext cx="5941060" cy="6371590"/>
                    </a:xfrm>
                    <a:prstGeom prst="rect">
                      <a:avLst/>
                    </a:prstGeom>
                  </pic:spPr>
                </pic:pic>
              </a:graphicData>
            </a:graphic>
          </wp:inline>
        </w:drawing>
      </w:r>
      <w:r w:rsidR="007202B5">
        <w:br w:type="page"/>
      </w:r>
    </w:p>
    <w:p w14:paraId="029B5997" w14:textId="75BFFF3B" w:rsidR="005824AA" w:rsidRDefault="005824AA" w:rsidP="005824AA">
      <w:pPr>
        <w:pStyle w:val="Heading2"/>
      </w:pPr>
      <w:r>
        <w:lastRenderedPageBreak/>
        <w:t>Halfway Report</w:t>
      </w:r>
      <w:bookmarkEnd w:id="154"/>
    </w:p>
    <w:p w14:paraId="563B8B27" w14:textId="319519AD" w:rsidR="005824AA" w:rsidRPr="00A807B9" w:rsidRDefault="00E66C36" w:rsidP="005824AA">
      <w:pPr>
        <w:pBdr>
          <w:bottom w:val="single" w:sz="6" w:space="1" w:color="auto"/>
        </w:pBdr>
      </w:pPr>
      <w:commentRangeStart w:id="156"/>
      <w:r>
        <w:t xml:space="preserve">During the </w:t>
      </w:r>
      <w:r w:rsidR="00440265">
        <w:t xml:space="preserve">process of this project so </w:t>
      </w:r>
      <w:del w:id="157" w:author="Author">
        <w:r w:rsidR="00440265" w:rsidDel="00A21A9E">
          <w:delText>far</w:delText>
        </w:r>
      </w:del>
      <w:ins w:id="158" w:author="Author">
        <w:r w:rsidR="00A21A9E">
          <w:t>far,</w:t>
        </w:r>
      </w:ins>
      <w:r w:rsidR="00A12D46">
        <w:t xml:space="preserve"> </w:t>
      </w:r>
      <w:r w:rsidR="00A12D46" w:rsidRPr="000B018E">
        <w:rPr>
          <w:color w:val="FF0000"/>
          <w:rPrChange w:id="159" w:author="Author">
            <w:rPr/>
          </w:rPrChange>
        </w:rPr>
        <w:t>I</w:t>
      </w:r>
      <w:r w:rsidR="00A12D46">
        <w:t xml:space="preserve"> have found myself to be “sprinting” through the </w:t>
      </w:r>
      <w:r w:rsidR="00930E8C">
        <w:t xml:space="preserve">project. </w:t>
      </w:r>
      <w:r w:rsidR="0097662B" w:rsidRPr="000B018E">
        <w:rPr>
          <w:color w:val="FF0000"/>
          <w:rPrChange w:id="160" w:author="Author">
            <w:rPr/>
          </w:rPrChange>
        </w:rPr>
        <w:t>I</w:t>
      </w:r>
      <w:r w:rsidR="0097662B">
        <w:t xml:space="preserve"> found </w:t>
      </w:r>
      <w:del w:id="161" w:author="Author">
        <w:r w:rsidR="0097662B" w:rsidDel="00F06E89">
          <w:delText>that</w:delText>
        </w:r>
      </w:del>
      <w:ins w:id="162" w:author="Author">
        <w:r w:rsidR="00F06E89" w:rsidRPr="00F06E89">
          <w:rPr>
            <w:color w:val="FF0000"/>
          </w:rPr>
          <w:t>that</w:t>
        </w:r>
      </w:ins>
      <w:r w:rsidR="0097662B">
        <w:t xml:space="preserve"> during the development </w:t>
      </w:r>
      <w:del w:id="163" w:author="Author">
        <w:r w:rsidR="009B43EC" w:rsidDel="00F06E89">
          <w:delText>that</w:delText>
        </w:r>
      </w:del>
      <w:ins w:id="164" w:author="Author">
        <w:r w:rsidR="00F06E89" w:rsidRPr="00F06E89">
          <w:rPr>
            <w:color w:val="FF0000"/>
          </w:rPr>
          <w:t>that</w:t>
        </w:r>
      </w:ins>
      <w:r w:rsidR="009B43EC">
        <w:t xml:space="preserve"> </w:t>
      </w:r>
      <w:r w:rsidR="009B43EC" w:rsidRPr="000B018E">
        <w:rPr>
          <w:color w:val="FF0000"/>
          <w:rPrChange w:id="165" w:author="Author">
            <w:rPr/>
          </w:rPrChange>
        </w:rPr>
        <w:t xml:space="preserve">I </w:t>
      </w:r>
      <w:r w:rsidR="009B43EC">
        <w:t xml:space="preserve">had not been </w:t>
      </w:r>
      <w:r w:rsidR="00064F12">
        <w:t>following</w:t>
      </w:r>
      <w:r w:rsidR="00FD6AE7">
        <w:t xml:space="preserve"> good development practices, especially when naming columns in Microsoft Lists. Due to this </w:t>
      </w:r>
      <w:r w:rsidR="00FD6AE7" w:rsidRPr="000B018E">
        <w:rPr>
          <w:color w:val="FF0000"/>
          <w:rPrChange w:id="166" w:author="Author">
            <w:rPr/>
          </w:rPrChange>
        </w:rPr>
        <w:t>I</w:t>
      </w:r>
      <w:r w:rsidR="00FD6AE7">
        <w:t xml:space="preserve"> had spent a considerable </w:t>
      </w:r>
      <w:r w:rsidR="00032556">
        <w:t xml:space="preserve">amount of time </w:t>
      </w:r>
      <w:r w:rsidR="001C6DFF">
        <w:t xml:space="preserve">tidying up everything to make sure </w:t>
      </w:r>
      <w:r w:rsidR="00977BD5">
        <w:t>standards were met as well as to take a “breather</w:t>
      </w:r>
      <w:r w:rsidR="006C656A">
        <w:t xml:space="preserve">” and take inventory of what </w:t>
      </w:r>
      <w:r w:rsidR="006C656A" w:rsidRPr="000B018E">
        <w:rPr>
          <w:color w:val="FF0000"/>
          <w:rPrChange w:id="167" w:author="Author">
            <w:rPr/>
          </w:rPrChange>
        </w:rPr>
        <w:t>I</w:t>
      </w:r>
      <w:r w:rsidR="006C656A">
        <w:t xml:space="preserve"> have done and what needs to be done</w:t>
      </w:r>
      <w:r w:rsidR="00064F12">
        <w:t>.</w:t>
      </w:r>
      <w:r w:rsidR="006C656A">
        <w:t xml:space="preserve"> This was mentioned during a weekly meeting with Industry </w:t>
      </w:r>
      <w:r w:rsidR="003E1B56">
        <w:t>Supervisor’s,</w:t>
      </w:r>
      <w:r w:rsidR="000F2984">
        <w:t xml:space="preserve"> </w:t>
      </w:r>
      <w:r w:rsidR="003E1B56">
        <w:t xml:space="preserve">and they were happy </w:t>
      </w:r>
      <w:del w:id="168" w:author="Author">
        <w:r w:rsidR="003E1B56" w:rsidDel="00F06E89">
          <w:delText>that</w:delText>
        </w:r>
      </w:del>
      <w:ins w:id="169" w:author="Author">
        <w:r w:rsidR="00F06E89" w:rsidRPr="00F06E89">
          <w:rPr>
            <w:color w:val="FF0000"/>
          </w:rPr>
          <w:t>that</w:t>
        </w:r>
      </w:ins>
      <w:r w:rsidR="003E1B56">
        <w:t xml:space="preserve"> this was being done. This will help with the </w:t>
      </w:r>
      <w:r w:rsidR="00AA0C78">
        <w:t xml:space="preserve">documentation around the development and how to use the </w:t>
      </w:r>
      <w:del w:id="170" w:author="Author">
        <w:r w:rsidR="00AA0C78" w:rsidDel="00A21A9E">
          <w:delText>product</w:delText>
        </w:r>
      </w:del>
      <w:ins w:id="171" w:author="Author">
        <w:r w:rsidR="00A21A9E">
          <w:t>product.</w:t>
        </w:r>
        <w:commentRangeEnd w:id="156"/>
        <w:r w:rsidR="00A21A9E">
          <w:rPr>
            <w:rStyle w:val="CommentReference"/>
          </w:rPr>
          <w:commentReference w:id="156"/>
        </w:r>
      </w:ins>
    </w:p>
    <w:p w14:paraId="455633EE" w14:textId="77777777" w:rsidR="005824AA" w:rsidRPr="00563D32" w:rsidRDefault="005824AA" w:rsidP="005824AA">
      <w:pPr>
        <w:rPr>
          <w:b/>
          <w:bCs/>
        </w:rPr>
      </w:pPr>
    </w:p>
    <w:p w14:paraId="699CEB1B" w14:textId="43F45A87" w:rsidR="005620F4" w:rsidRDefault="005620F4">
      <w:pPr>
        <w:spacing w:after="200"/>
      </w:pPr>
      <w:r>
        <w:br w:type="page"/>
      </w:r>
    </w:p>
    <w:p w14:paraId="1041C037" w14:textId="7AF5A151" w:rsidR="005620F4" w:rsidRDefault="005620F4" w:rsidP="00C6271B">
      <w:pPr>
        <w:pStyle w:val="Heading1"/>
      </w:pPr>
      <w:bookmarkStart w:id="172" w:name="_Toc78191765"/>
      <w:r>
        <w:lastRenderedPageBreak/>
        <w:t>Methodology</w:t>
      </w:r>
      <w:bookmarkEnd w:id="172"/>
    </w:p>
    <w:p w14:paraId="3C3AACB1" w14:textId="4006D731" w:rsidR="00C714D9" w:rsidRPr="00C714D9" w:rsidRDefault="00BD16F4" w:rsidP="00C714D9">
      <w:r w:rsidRPr="00240E89">
        <w:t xml:space="preserve">This section highlights the method and approach </w:t>
      </w:r>
      <w:del w:id="173" w:author="Author">
        <w:r w:rsidRPr="00240E89" w:rsidDel="00F06E89">
          <w:delText>that</w:delText>
        </w:r>
      </w:del>
      <w:ins w:id="174" w:author="Author">
        <w:r w:rsidR="00F06E89" w:rsidRPr="00F06E89">
          <w:rPr>
            <w:color w:val="FF0000"/>
          </w:rPr>
          <w:t>that</w:t>
        </w:r>
      </w:ins>
      <w:r w:rsidRPr="00240E89">
        <w:t xml:space="preserve"> will be used for the project. The literature review discusses </w:t>
      </w:r>
      <w:r>
        <w:t>the Kanban Methodology</w:t>
      </w:r>
      <w:r w:rsidRPr="00240E89">
        <w:t xml:space="preserve">. A Critique of </w:t>
      </w:r>
      <w:r>
        <w:t>Kanban</w:t>
      </w:r>
      <w:r w:rsidRPr="00240E89">
        <w:t xml:space="preserve"> will also be included.</w:t>
      </w:r>
    </w:p>
    <w:p w14:paraId="6A689F3A" w14:textId="2B831E94" w:rsidR="005620F4" w:rsidRDefault="005620F4" w:rsidP="00C6271B">
      <w:pPr>
        <w:pStyle w:val="Heading2"/>
      </w:pPr>
      <w:bookmarkStart w:id="175" w:name="_Toc78191766"/>
      <w:r>
        <w:t>Overview</w:t>
      </w:r>
      <w:bookmarkEnd w:id="175"/>
    </w:p>
    <w:p w14:paraId="28A533BF" w14:textId="2B3728A0" w:rsidR="0057662D" w:rsidRPr="0057662D" w:rsidRDefault="0057662D" w:rsidP="0057662D">
      <w:pPr>
        <w:pStyle w:val="commentcontentpara"/>
        <w:spacing w:before="0" w:beforeAutospacing="0" w:after="0" w:afterAutospacing="0"/>
        <w:rPr>
          <w:rFonts w:asciiTheme="minorHAnsi" w:eastAsiaTheme="minorEastAsia" w:hAnsiTheme="minorHAnsi" w:cstheme="minorBidi"/>
          <w:szCs w:val="21"/>
          <w:lang w:val="en-NZ"/>
        </w:rPr>
      </w:pPr>
      <w:bookmarkStart w:id="176" w:name="_Toc78191767"/>
      <w:r w:rsidRPr="0057662D">
        <w:rPr>
          <w:rFonts w:asciiTheme="minorHAnsi" w:eastAsiaTheme="minorEastAsia" w:hAnsiTheme="minorHAnsi" w:cstheme="minorBidi"/>
          <w:szCs w:val="21"/>
          <w:lang w:val="en-NZ"/>
        </w:rPr>
        <w:t xml:space="preserve">Kanban will be used as the primary project management methodology due to its transparency of work and visual representation of workflow, as well as the philosophy of giving enough work to team members so </w:t>
      </w:r>
      <w:del w:id="177" w:author="Author">
        <w:r w:rsidRPr="0057662D" w:rsidDel="00F06E89">
          <w:rPr>
            <w:rFonts w:asciiTheme="minorHAnsi" w:eastAsiaTheme="minorEastAsia" w:hAnsiTheme="minorHAnsi" w:cstheme="minorBidi"/>
            <w:szCs w:val="21"/>
            <w:lang w:val="en-NZ"/>
          </w:rPr>
          <w:delText>that</w:delText>
        </w:r>
      </w:del>
      <w:ins w:id="178" w:author="Author">
        <w:r w:rsidR="00F06E89" w:rsidRPr="00F06E89">
          <w:rPr>
            <w:rFonts w:asciiTheme="minorHAnsi" w:eastAsiaTheme="minorEastAsia" w:hAnsiTheme="minorHAnsi" w:cstheme="minorBidi"/>
            <w:color w:val="FF0000"/>
            <w:szCs w:val="21"/>
            <w:lang w:val="en-NZ"/>
          </w:rPr>
          <w:t>that</w:t>
        </w:r>
      </w:ins>
      <w:r w:rsidRPr="0057662D">
        <w:rPr>
          <w:rFonts w:asciiTheme="minorHAnsi" w:eastAsiaTheme="minorEastAsia" w:hAnsiTheme="minorHAnsi" w:cstheme="minorBidi"/>
          <w:szCs w:val="21"/>
          <w:lang w:val="en-NZ"/>
        </w:rPr>
        <w:t xml:space="preserve"> they are working at capacity while not overbearing team members with too much work. Kanban also allows for flexible planning, giving clear focuses, and clear transparency of work. Kanban shows critical information of the particular work item giving full visibility into who is responsible for </w:t>
      </w:r>
      <w:del w:id="179" w:author="Author">
        <w:r w:rsidRPr="0057662D" w:rsidDel="00F06E89">
          <w:rPr>
            <w:rFonts w:asciiTheme="minorHAnsi" w:eastAsiaTheme="minorEastAsia" w:hAnsiTheme="minorHAnsi" w:cstheme="minorBidi"/>
            <w:szCs w:val="21"/>
            <w:lang w:val="en-NZ"/>
          </w:rPr>
          <w:delText>that</w:delText>
        </w:r>
      </w:del>
      <w:ins w:id="180" w:author="Author">
        <w:r w:rsidR="00F06E89" w:rsidRPr="00F06E89">
          <w:rPr>
            <w:rFonts w:asciiTheme="minorHAnsi" w:eastAsiaTheme="minorEastAsia" w:hAnsiTheme="minorHAnsi" w:cstheme="minorBidi"/>
            <w:color w:val="FF0000"/>
            <w:szCs w:val="21"/>
            <w:lang w:val="en-NZ"/>
          </w:rPr>
          <w:t>that</w:t>
        </w:r>
      </w:ins>
      <w:r w:rsidRPr="0057662D">
        <w:rPr>
          <w:rFonts w:asciiTheme="minorHAnsi" w:eastAsiaTheme="minorEastAsia" w:hAnsiTheme="minorHAnsi" w:cstheme="minorBidi"/>
          <w:szCs w:val="21"/>
          <w:lang w:val="en-NZ"/>
        </w:rPr>
        <w:t xml:space="preserve"> item as well as a description of the work being done, estimated working time and other information. Cards can also hold other information such as screenshots of designs and other valuable information for the assigned worker. This allows for team members to see the state of all work items at any point in time, the associated details, ensuring increased focus with full traceability and fast identification of roadblocks and dependencies.</w:t>
      </w:r>
    </w:p>
    <w:p w14:paraId="22DBFD15" w14:textId="7DDBA035" w:rsidR="005620F4" w:rsidRDefault="005620F4" w:rsidP="00C6271B">
      <w:pPr>
        <w:pStyle w:val="Heading2"/>
      </w:pPr>
      <w:r>
        <w:t>Literature Review</w:t>
      </w:r>
      <w:bookmarkEnd w:id="176"/>
    </w:p>
    <w:p w14:paraId="6CA59D54" w14:textId="7A1005F4" w:rsidR="00657932" w:rsidRDefault="00657932" w:rsidP="00657932">
      <w:pPr>
        <w:rPr>
          <w:rFonts w:ascii="Segoe UI" w:hAnsi="Segoe UI" w:cs="Segoe UI"/>
          <w:sz w:val="18"/>
          <w:szCs w:val="18"/>
        </w:rPr>
      </w:pPr>
      <w:bookmarkStart w:id="181" w:name="_Toc78191768"/>
      <w:r w:rsidRPr="00167C77">
        <w:t>Kanban is a popular framework used to implement </w:t>
      </w:r>
      <w:hyperlink r:id="rId36" w:tgtFrame="_blank" w:history="1">
        <w:r w:rsidRPr="00167C77">
          <w:t>agile</w:t>
        </w:r>
      </w:hyperlink>
      <w:r w:rsidRPr="00167C77">
        <w:t> and </w:t>
      </w:r>
      <w:hyperlink r:id="rId37" w:tgtFrame="_blank" w:history="1">
        <w:r w:rsidRPr="00167C77">
          <w:t>DevOps</w:t>
        </w:r>
      </w:hyperlink>
      <w:r w:rsidRPr="00167C77">
        <w:t> software development. It requires real-time communication of capacity and full transparency of work. Work items are represented visually on a </w:t>
      </w:r>
      <w:hyperlink r:id="rId38" w:tgtFrame="_blank" w:history="1">
        <w:r w:rsidRPr="00167C77">
          <w:t>kanban board</w:t>
        </w:r>
      </w:hyperlink>
      <w:r w:rsidRPr="00167C77">
        <w:t>, allowing team members to see the state of every piece of work at any time.</w:t>
      </w:r>
      <w:r>
        <w:rPr>
          <w:rStyle w:val="eop"/>
          <w:rFonts w:ascii="Calibri" w:hAnsi="Calibri" w:cs="Calibri"/>
        </w:rPr>
        <w:t> </w:t>
      </w:r>
      <w:sdt>
        <w:sdtPr>
          <w:rPr>
            <w:rStyle w:val="eop"/>
            <w:rFonts w:ascii="Calibri" w:hAnsi="Calibri" w:cs="Calibri"/>
          </w:rPr>
          <w:id w:val="468637991"/>
          <w:citation/>
        </w:sdtPr>
        <w:sdtContent>
          <w:r>
            <w:rPr>
              <w:rStyle w:val="eop"/>
              <w:rFonts w:ascii="Calibri" w:hAnsi="Calibri" w:cs="Calibri"/>
            </w:rPr>
            <w:fldChar w:fldCharType="begin"/>
          </w:r>
          <w:r w:rsidR="002F686E">
            <w:rPr>
              <w:rStyle w:val="eop"/>
              <w:rFonts w:ascii="Calibri" w:hAnsi="Calibri" w:cs="Calibri"/>
            </w:rPr>
            <w:instrText xml:space="preserve">CITATION Dan \l 5129 </w:instrText>
          </w:r>
          <w:r>
            <w:rPr>
              <w:rStyle w:val="eop"/>
              <w:rFonts w:ascii="Calibri" w:hAnsi="Calibri" w:cs="Calibri"/>
            </w:rPr>
            <w:fldChar w:fldCharType="separate"/>
          </w:r>
          <w:r w:rsidR="005275FD" w:rsidRPr="005275FD">
            <w:rPr>
              <w:rFonts w:ascii="Calibri" w:hAnsi="Calibri" w:cs="Calibri"/>
              <w:noProof/>
            </w:rPr>
            <w:t>(Radigan, Kanban, n.d.)</w:t>
          </w:r>
          <w:r>
            <w:rPr>
              <w:rStyle w:val="eop"/>
              <w:rFonts w:ascii="Calibri" w:hAnsi="Calibri" w:cs="Calibri"/>
            </w:rPr>
            <w:fldChar w:fldCharType="end"/>
          </w:r>
        </w:sdtContent>
      </w:sdt>
    </w:p>
    <w:p w14:paraId="28918100" w14:textId="689EFF3E" w:rsidR="00657932" w:rsidRDefault="00657932" w:rsidP="00657932">
      <w:pPr>
        <w:rPr>
          <w:rFonts w:ascii="Segoe UI" w:hAnsi="Segoe UI" w:cs="Segoe UI"/>
          <w:sz w:val="18"/>
          <w:szCs w:val="18"/>
        </w:rPr>
      </w:pPr>
      <w:r>
        <w:rPr>
          <w:rStyle w:val="normaltextrun"/>
          <w:rFonts w:ascii="Calibri" w:hAnsi="Calibri" w:cs="Calibri"/>
          <w:shd w:val="clear" w:color="auto" w:fill="FFFFFF"/>
        </w:rPr>
        <w:t xml:space="preserve">The main purpose of representing work as a card on the kanban board is to allow team members to track the progress of work through its workflow in a highly visual manner. Kanban cards feature critical information about </w:t>
      </w:r>
      <w:del w:id="182" w:author="Author">
        <w:r w:rsidDel="00A21A9E">
          <w:rPr>
            <w:rStyle w:val="normaltextrun"/>
            <w:rFonts w:ascii="Calibri" w:hAnsi="Calibri" w:cs="Calibri"/>
            <w:shd w:val="clear" w:color="auto" w:fill="FFFFFF"/>
          </w:rPr>
          <w:delText xml:space="preserve">that </w:delText>
        </w:r>
      </w:del>
      <w:ins w:id="183" w:author="Author">
        <w:r w:rsidR="00A21A9E">
          <w:rPr>
            <w:rStyle w:val="normaltextrun"/>
            <w:rFonts w:ascii="Calibri" w:hAnsi="Calibri" w:cs="Calibri"/>
            <w:shd w:val="clear" w:color="auto" w:fill="FFFFFF"/>
          </w:rPr>
          <w:t xml:space="preserve">a </w:t>
        </w:r>
      </w:ins>
      <w:del w:id="184" w:author="Author">
        <w:r w:rsidDel="00A21A9E">
          <w:rPr>
            <w:rStyle w:val="normaltextrun"/>
            <w:rFonts w:ascii="Calibri" w:hAnsi="Calibri" w:cs="Calibri"/>
            <w:shd w:val="clear" w:color="auto" w:fill="FFFFFF"/>
          </w:rPr>
          <w:delText>particular work</w:delText>
        </w:r>
      </w:del>
      <w:ins w:id="185" w:author="Author">
        <w:r w:rsidR="00A21A9E">
          <w:rPr>
            <w:rStyle w:val="normaltextrun"/>
            <w:rFonts w:ascii="Calibri" w:hAnsi="Calibri" w:cs="Calibri"/>
            <w:shd w:val="clear" w:color="auto" w:fill="FFFFFF"/>
          </w:rPr>
          <w:t>work</w:t>
        </w:r>
      </w:ins>
      <w:r>
        <w:rPr>
          <w:rStyle w:val="normaltextrun"/>
          <w:rFonts w:ascii="Calibri" w:hAnsi="Calibri" w:cs="Calibri"/>
          <w:shd w:val="clear" w:color="auto" w:fill="FFFFFF"/>
        </w:rPr>
        <w:t xml:space="preserve"> item, giving the entire team full visibility into who is responsible for </w:t>
      </w:r>
      <w:del w:id="186" w:author="Author">
        <w:r w:rsidDel="00F06E89">
          <w:rPr>
            <w:rStyle w:val="normaltextrun"/>
            <w:rFonts w:ascii="Calibri" w:hAnsi="Calibri" w:cs="Calibri"/>
            <w:shd w:val="clear" w:color="auto" w:fill="FFFFFF"/>
          </w:rPr>
          <w:delText>that</w:delText>
        </w:r>
      </w:del>
      <w:ins w:id="187" w:author="Author">
        <w:r w:rsidR="00F06E89" w:rsidRPr="00F06E89">
          <w:rPr>
            <w:rStyle w:val="normaltextrun"/>
            <w:rFonts w:ascii="Calibri" w:hAnsi="Calibri" w:cs="Calibri"/>
            <w:color w:val="FF0000"/>
            <w:shd w:val="clear" w:color="auto" w:fill="FFFFFF"/>
          </w:rPr>
          <w:t>that</w:t>
        </w:r>
      </w:ins>
      <w:r>
        <w:rPr>
          <w:rStyle w:val="normaltextrun"/>
          <w:rFonts w:ascii="Calibri" w:hAnsi="Calibri" w:cs="Calibri"/>
          <w:shd w:val="clear" w:color="auto" w:fill="FFFFFF"/>
        </w:rPr>
        <w:t xml:space="preserve"> item of work, a brief description of the job being done, how long </w:t>
      </w:r>
      <w:del w:id="188" w:author="Author">
        <w:r w:rsidRPr="000B018E" w:rsidDel="00F06E89">
          <w:rPr>
            <w:rStyle w:val="normaltextrun"/>
            <w:rFonts w:ascii="Calibri" w:hAnsi="Calibri" w:cs="Calibri"/>
            <w:color w:val="FF0000"/>
            <w:shd w:val="clear" w:color="auto" w:fill="FFFFFF"/>
            <w:rPrChange w:id="189" w:author="Author">
              <w:rPr>
                <w:rStyle w:val="normaltextrun"/>
                <w:rFonts w:ascii="Calibri" w:hAnsi="Calibri" w:cs="Calibri"/>
                <w:shd w:val="clear" w:color="auto" w:fill="FFFFFF"/>
              </w:rPr>
            </w:rPrChange>
          </w:rPr>
          <w:delText>that</w:delText>
        </w:r>
      </w:del>
      <w:ins w:id="190" w:author="Author">
        <w:r w:rsidR="00F06E89" w:rsidRPr="00F06E89">
          <w:rPr>
            <w:rStyle w:val="normaltextrun"/>
            <w:rFonts w:ascii="Calibri" w:hAnsi="Calibri" w:cs="Calibri"/>
            <w:color w:val="FF0000"/>
            <w:shd w:val="clear" w:color="auto" w:fill="FFFFFF"/>
          </w:rPr>
          <w:t>that</w:t>
        </w:r>
      </w:ins>
      <w:r w:rsidRPr="000B018E">
        <w:rPr>
          <w:rStyle w:val="normaltextrun"/>
          <w:rFonts w:ascii="Calibri" w:hAnsi="Calibri" w:cs="Calibri"/>
          <w:color w:val="FF0000"/>
          <w:shd w:val="clear" w:color="auto" w:fill="FFFFFF"/>
          <w:rPrChange w:id="191" w:author="Author">
            <w:rPr>
              <w:rStyle w:val="normaltextrun"/>
              <w:rFonts w:ascii="Calibri" w:hAnsi="Calibri" w:cs="Calibri"/>
              <w:shd w:val="clear" w:color="auto" w:fill="FFFFFF"/>
            </w:rPr>
          </w:rPrChange>
        </w:rPr>
        <w:t xml:space="preserve"> </w:t>
      </w:r>
      <w:r>
        <w:rPr>
          <w:rStyle w:val="normaltextrun"/>
          <w:rFonts w:ascii="Calibri" w:hAnsi="Calibri" w:cs="Calibri"/>
          <w:shd w:val="clear" w:color="auto" w:fill="FFFFFF"/>
        </w:rPr>
        <w:t xml:space="preserve">piece of work is estimated to take, and so on. Cards on virtual kanban boards will often also feature screenshots and other technical details </w:t>
      </w:r>
      <w:del w:id="192" w:author="Author">
        <w:r w:rsidDel="00F06E89">
          <w:rPr>
            <w:rStyle w:val="normaltextrun"/>
            <w:rFonts w:ascii="Calibri" w:hAnsi="Calibri" w:cs="Calibri"/>
            <w:shd w:val="clear" w:color="auto" w:fill="FFFFFF"/>
          </w:rPr>
          <w:delText>that</w:delText>
        </w:r>
      </w:del>
      <w:ins w:id="193" w:author="Author">
        <w:r w:rsidR="00F06E89" w:rsidRPr="00F06E89">
          <w:rPr>
            <w:rStyle w:val="normaltextrun"/>
            <w:rFonts w:ascii="Calibri" w:hAnsi="Calibri" w:cs="Calibri"/>
            <w:color w:val="FF0000"/>
            <w:shd w:val="clear" w:color="auto" w:fill="FFFFFF"/>
          </w:rPr>
          <w:t>that</w:t>
        </w:r>
      </w:ins>
      <w:r>
        <w:rPr>
          <w:rStyle w:val="normaltextrun"/>
          <w:rFonts w:ascii="Calibri" w:hAnsi="Calibri" w:cs="Calibri"/>
          <w:shd w:val="clear" w:color="auto" w:fill="FFFFFF"/>
        </w:rPr>
        <w:t xml:space="preserve"> is valuable to the assignee. Allowing team members to see the state of every work item at any given point in time, as well as all of the associated details, ensures increased focus, full traceability, and fast identification of blockers and dependencies. </w:t>
      </w:r>
      <w:sdt>
        <w:sdtPr>
          <w:rPr>
            <w:rStyle w:val="normaltextrun"/>
            <w:rFonts w:ascii="Calibri" w:hAnsi="Calibri" w:cs="Calibri"/>
            <w:shd w:val="clear" w:color="auto" w:fill="FFFFFF"/>
          </w:rPr>
          <w:id w:val="762572217"/>
          <w:citation/>
        </w:sdtPr>
        <w:sdtContent>
          <w:r>
            <w:rPr>
              <w:rStyle w:val="normaltextrun"/>
              <w:rFonts w:ascii="Calibri" w:hAnsi="Calibri" w:cs="Calibri"/>
              <w:shd w:val="clear" w:color="auto" w:fill="FFFFFF"/>
            </w:rPr>
            <w:fldChar w:fldCharType="begin"/>
          </w:r>
          <w:r w:rsidR="002F686E">
            <w:rPr>
              <w:rStyle w:val="normaltextrun"/>
              <w:rFonts w:ascii="Calibri" w:hAnsi="Calibri" w:cs="Calibri"/>
              <w:shd w:val="clear" w:color="auto" w:fill="FFFFFF"/>
            </w:rPr>
            <w:instrText xml:space="preserve">CITATION Dan \l 5129 </w:instrText>
          </w:r>
          <w:r>
            <w:rPr>
              <w:rStyle w:val="normaltextrun"/>
              <w:rFonts w:ascii="Calibri" w:hAnsi="Calibri" w:cs="Calibri"/>
              <w:shd w:val="clear" w:color="auto" w:fill="FFFFFF"/>
            </w:rPr>
            <w:fldChar w:fldCharType="separate"/>
          </w:r>
          <w:r w:rsidR="005275FD" w:rsidRPr="005275FD">
            <w:rPr>
              <w:rFonts w:ascii="Calibri" w:hAnsi="Calibri" w:cs="Calibri"/>
              <w:noProof/>
              <w:shd w:val="clear" w:color="auto" w:fill="FFFFFF"/>
            </w:rPr>
            <w:t>(Radigan, Kanban, n.d.)</w:t>
          </w:r>
          <w:r>
            <w:rPr>
              <w:rStyle w:val="normaltextrun"/>
              <w:rFonts w:ascii="Calibri" w:hAnsi="Calibri" w:cs="Calibri"/>
              <w:shd w:val="clear" w:color="auto" w:fill="FFFFFF"/>
            </w:rPr>
            <w:fldChar w:fldCharType="end"/>
          </w:r>
        </w:sdtContent>
      </w:sdt>
    </w:p>
    <w:p w14:paraId="710E9C9D" w14:textId="7184DDCD" w:rsidR="00657932" w:rsidRDefault="00657932" w:rsidP="00657932">
      <w:pPr>
        <w:rPr>
          <w:rFonts w:ascii="Segoe UI" w:hAnsi="Segoe UI" w:cs="Segoe UI"/>
          <w:sz w:val="18"/>
          <w:szCs w:val="18"/>
        </w:rPr>
      </w:pPr>
      <w:r>
        <w:rPr>
          <w:rStyle w:val="normaltextrun"/>
          <w:rFonts w:ascii="Calibri" w:hAnsi="Calibri" w:cs="Calibri"/>
          <w:shd w:val="clear" w:color="auto" w:fill="FFFFFF"/>
        </w:rPr>
        <w:t xml:space="preserve">Kanban aims to give team members just enough </w:t>
      </w:r>
      <w:del w:id="194" w:author="Author">
        <w:r w:rsidDel="00A21A9E">
          <w:rPr>
            <w:rStyle w:val="normaltextrun"/>
            <w:rFonts w:ascii="Calibri" w:hAnsi="Calibri" w:cs="Calibri"/>
            <w:shd w:val="clear" w:color="auto" w:fill="FFFFFF"/>
          </w:rPr>
          <w:delText>work</w:delText>
        </w:r>
      </w:del>
      <w:ins w:id="195" w:author="Author">
        <w:r w:rsidR="00A21A9E">
          <w:rPr>
            <w:rStyle w:val="normaltextrun"/>
            <w:rFonts w:ascii="Calibri" w:hAnsi="Calibri" w:cs="Calibri"/>
            <w:shd w:val="clear" w:color="auto" w:fill="FFFFFF"/>
          </w:rPr>
          <w:t>work,</w:t>
        </w:r>
      </w:ins>
      <w:r>
        <w:rPr>
          <w:rStyle w:val="normaltextrun"/>
          <w:rFonts w:ascii="Calibri" w:hAnsi="Calibri" w:cs="Calibri"/>
          <w:shd w:val="clear" w:color="auto" w:fill="FFFFFF"/>
        </w:rPr>
        <w:t xml:space="preserve"> so the team is consistently working at capacity. Teams </w:t>
      </w:r>
      <w:del w:id="196" w:author="Author">
        <w:r w:rsidDel="00F06E89">
          <w:rPr>
            <w:rStyle w:val="normaltextrun"/>
            <w:rFonts w:ascii="Calibri" w:hAnsi="Calibri" w:cs="Calibri"/>
            <w:shd w:val="clear" w:color="auto" w:fill="FFFFFF"/>
          </w:rPr>
          <w:delText>that</w:delText>
        </w:r>
      </w:del>
      <w:ins w:id="197" w:author="Author">
        <w:r w:rsidR="00F06E89" w:rsidRPr="00F06E89">
          <w:rPr>
            <w:rStyle w:val="normaltextrun"/>
            <w:rFonts w:ascii="Calibri" w:hAnsi="Calibri" w:cs="Calibri"/>
            <w:color w:val="FF0000"/>
            <w:shd w:val="clear" w:color="auto" w:fill="FFFFFF"/>
          </w:rPr>
          <w:t>that</w:t>
        </w:r>
      </w:ins>
      <w:r>
        <w:rPr>
          <w:rStyle w:val="normaltextrun"/>
          <w:rFonts w:ascii="Calibri" w:hAnsi="Calibri" w:cs="Calibri"/>
          <w:shd w:val="clear" w:color="auto" w:fill="FFFFFF"/>
        </w:rPr>
        <w:t xml:space="preserve"> practice kanban benefit from flexible planning, clearer focus, and total transparency because whatever’s on the board is the top priority. </w:t>
      </w:r>
      <w:del w:id="198" w:author="Author">
        <w:r w:rsidDel="00F06E89">
          <w:rPr>
            <w:rStyle w:val="normaltextrun"/>
            <w:rFonts w:ascii="Calibri" w:hAnsi="Calibri" w:cs="Calibri"/>
            <w:shd w:val="clear" w:color="auto" w:fill="FFFFFF"/>
          </w:rPr>
          <w:delText>That</w:delText>
        </w:r>
      </w:del>
      <w:ins w:id="199" w:author="Author">
        <w:r w:rsidR="00F06E89" w:rsidRPr="00F06E89">
          <w:rPr>
            <w:rStyle w:val="normaltextrun"/>
            <w:rFonts w:ascii="Calibri" w:hAnsi="Calibri" w:cs="Calibri"/>
            <w:color w:val="FF0000"/>
            <w:shd w:val="clear" w:color="auto" w:fill="FFFFFF"/>
          </w:rPr>
          <w:t>That</w:t>
        </w:r>
      </w:ins>
      <w:r>
        <w:rPr>
          <w:rStyle w:val="normaltextrun"/>
          <w:rFonts w:ascii="Calibri" w:hAnsi="Calibri" w:cs="Calibri"/>
          <w:shd w:val="clear" w:color="auto" w:fill="FFFFFF"/>
        </w:rPr>
        <w:t xml:space="preserve">’s what developers are working on. Kanban is great for operational teams focused on continuous delivery with changing priorities. </w:t>
      </w:r>
      <w:sdt>
        <w:sdtPr>
          <w:rPr>
            <w:rStyle w:val="normaltextrun"/>
            <w:rFonts w:ascii="Calibri" w:hAnsi="Calibri" w:cs="Calibri"/>
            <w:shd w:val="clear" w:color="auto" w:fill="FFFFFF"/>
          </w:rPr>
          <w:id w:val="-1534809261"/>
          <w:citation/>
        </w:sdtPr>
        <w:sdtContent>
          <w:r>
            <w:rPr>
              <w:rStyle w:val="normaltextrun"/>
              <w:rFonts w:ascii="Calibri" w:hAnsi="Calibri" w:cs="Calibri"/>
              <w:shd w:val="clear" w:color="auto" w:fill="FFFFFF"/>
            </w:rPr>
            <w:fldChar w:fldCharType="begin"/>
          </w:r>
          <w:r>
            <w:rPr>
              <w:rStyle w:val="normaltextrun"/>
              <w:rFonts w:ascii="Calibri" w:hAnsi="Calibri" w:cs="Calibri"/>
              <w:shd w:val="clear" w:color="auto" w:fill="FFFFFF"/>
            </w:rPr>
            <w:instrText xml:space="preserve">CITATION Lau \l 5129 </w:instrText>
          </w:r>
          <w:r>
            <w:rPr>
              <w:rStyle w:val="normaltextrun"/>
              <w:rFonts w:ascii="Calibri" w:hAnsi="Calibri" w:cs="Calibri"/>
              <w:shd w:val="clear" w:color="auto" w:fill="FFFFFF"/>
            </w:rPr>
            <w:fldChar w:fldCharType="separate"/>
          </w:r>
          <w:r w:rsidR="005275FD" w:rsidRPr="005275FD">
            <w:rPr>
              <w:rFonts w:ascii="Calibri" w:hAnsi="Calibri" w:cs="Calibri"/>
              <w:noProof/>
              <w:shd w:val="clear" w:color="auto" w:fill="FFFFFF"/>
            </w:rPr>
            <w:t>(Daly, n.d.)</w:t>
          </w:r>
          <w:r>
            <w:rPr>
              <w:rStyle w:val="normaltextrun"/>
              <w:rFonts w:ascii="Calibri" w:hAnsi="Calibri" w:cs="Calibri"/>
              <w:shd w:val="clear" w:color="auto" w:fill="FFFFFF"/>
            </w:rPr>
            <w:fldChar w:fldCharType="end"/>
          </w:r>
        </w:sdtContent>
      </w:sdt>
    </w:p>
    <w:p w14:paraId="4A97234D" w14:textId="77777777" w:rsidR="003A513E" w:rsidRDefault="003A513E">
      <w:pPr>
        <w:spacing w:after="200" w:line="288" w:lineRule="auto"/>
        <w:rPr>
          <w:rFonts w:asciiTheme="majorHAnsi" w:eastAsiaTheme="majorEastAsia" w:hAnsiTheme="majorHAnsi" w:cstheme="majorBidi"/>
          <w:sz w:val="28"/>
          <w:szCs w:val="28"/>
        </w:rPr>
      </w:pPr>
      <w:r>
        <w:br w:type="page"/>
      </w:r>
    </w:p>
    <w:p w14:paraId="43B01DC9" w14:textId="158C8355" w:rsidR="005620F4" w:rsidRDefault="005620F4" w:rsidP="00C6271B">
      <w:pPr>
        <w:pStyle w:val="Heading2"/>
      </w:pPr>
      <w:r>
        <w:lastRenderedPageBreak/>
        <w:t>Critique</w:t>
      </w:r>
      <w:r w:rsidR="00824D7F">
        <w:t xml:space="preserve"> (Pros and Cons)</w:t>
      </w:r>
      <w:bookmarkEnd w:id="181"/>
    </w:p>
    <w:p w14:paraId="1D840B78" w14:textId="77777777" w:rsidR="00140BB2" w:rsidRDefault="00140BB2" w:rsidP="00140BB2">
      <w:pPr>
        <w:rPr>
          <w:b/>
          <w:bCs/>
        </w:rPr>
      </w:pPr>
      <w:r>
        <w:rPr>
          <w:b/>
          <w:bCs/>
        </w:rPr>
        <w:t>Pros</w:t>
      </w:r>
    </w:p>
    <w:p w14:paraId="6DB8B02A" w14:textId="77777777" w:rsidR="00140BB2" w:rsidRDefault="00140BB2" w:rsidP="00140BB2">
      <w:pPr>
        <w:pStyle w:val="ListParagraph"/>
        <w:numPr>
          <w:ilvl w:val="0"/>
          <w:numId w:val="15"/>
        </w:numPr>
        <w:spacing w:line="288" w:lineRule="auto"/>
      </w:pPr>
      <w:r>
        <w:t>Flexibility and Adaptability to changing requirements and priorities</w:t>
      </w:r>
    </w:p>
    <w:p w14:paraId="614B3697" w14:textId="77777777" w:rsidR="00140BB2" w:rsidRDefault="00140BB2" w:rsidP="00140BB2">
      <w:pPr>
        <w:pStyle w:val="ListParagraph"/>
        <w:numPr>
          <w:ilvl w:val="0"/>
          <w:numId w:val="15"/>
        </w:numPr>
        <w:spacing w:line="288" w:lineRule="auto"/>
      </w:pPr>
      <w:r>
        <w:t>Continuous Improvement via retrospective and data driven decision making</w:t>
      </w:r>
    </w:p>
    <w:p w14:paraId="1D7A1819" w14:textId="77777777" w:rsidR="00140BB2" w:rsidRPr="00CA10F7" w:rsidRDefault="00140BB2" w:rsidP="00140BB2">
      <w:pPr>
        <w:pStyle w:val="ListParagraph"/>
        <w:numPr>
          <w:ilvl w:val="0"/>
          <w:numId w:val="15"/>
        </w:numPr>
        <w:spacing w:line="288" w:lineRule="auto"/>
      </w:pPr>
      <w:r>
        <w:t>Enhance Visibility in clear and real-time view of tasks and their statuses</w:t>
      </w:r>
    </w:p>
    <w:p w14:paraId="6FFB375E" w14:textId="77777777" w:rsidR="00140BB2" w:rsidRDefault="00140BB2" w:rsidP="00140BB2">
      <w:pPr>
        <w:rPr>
          <w:b/>
          <w:bCs/>
        </w:rPr>
      </w:pPr>
      <w:r>
        <w:rPr>
          <w:b/>
          <w:bCs/>
        </w:rPr>
        <w:t>Cons</w:t>
      </w:r>
    </w:p>
    <w:p w14:paraId="13880B82" w14:textId="77777777" w:rsidR="00140BB2" w:rsidRDefault="00140BB2" w:rsidP="00140BB2">
      <w:pPr>
        <w:pStyle w:val="ListParagraph"/>
        <w:numPr>
          <w:ilvl w:val="0"/>
          <w:numId w:val="16"/>
        </w:numPr>
        <w:spacing w:line="288" w:lineRule="auto"/>
      </w:pPr>
      <w:r>
        <w:t>Lack of structure can cause the Flexibility to be a weak point</w:t>
      </w:r>
    </w:p>
    <w:p w14:paraId="652E4587" w14:textId="77777777" w:rsidR="00140BB2" w:rsidRPr="00167C77" w:rsidRDefault="00140BB2" w:rsidP="00140BB2">
      <w:pPr>
        <w:pStyle w:val="ListParagraph"/>
        <w:numPr>
          <w:ilvl w:val="0"/>
          <w:numId w:val="16"/>
        </w:numPr>
        <w:spacing w:line="288" w:lineRule="auto"/>
      </w:pPr>
      <w:r w:rsidRPr="00167C77">
        <w:t>Limited predictability in the likes of delivery dates</w:t>
      </w:r>
    </w:p>
    <w:p w14:paraId="0D54ACB5" w14:textId="11F87E37" w:rsidR="003D125E" w:rsidRPr="00140BB2" w:rsidRDefault="00140BB2" w:rsidP="00A60A95">
      <w:pPr>
        <w:pStyle w:val="ListParagraph"/>
        <w:numPr>
          <w:ilvl w:val="0"/>
          <w:numId w:val="16"/>
        </w:numPr>
        <w:pBdr>
          <w:bottom w:val="single" w:sz="6" w:space="1" w:color="auto"/>
        </w:pBdr>
        <w:spacing w:line="288" w:lineRule="auto"/>
      </w:pPr>
      <w:r w:rsidRPr="00167C77">
        <w:t>Dependency on tasks being clearly defined</w:t>
      </w:r>
    </w:p>
    <w:p w14:paraId="4709D5FC" w14:textId="3C7389D9" w:rsidR="00140BB2" w:rsidRDefault="00140BB2" w:rsidP="00140BB2">
      <w:bookmarkStart w:id="200" w:name="_Toc78191769"/>
    </w:p>
    <w:p w14:paraId="756AC07E" w14:textId="77777777" w:rsidR="00221786" w:rsidRDefault="00221786">
      <w:pPr>
        <w:spacing w:after="200" w:line="288" w:lineRule="auto"/>
        <w:rPr>
          <w:rFonts w:asciiTheme="majorHAnsi" w:eastAsiaTheme="majorEastAsia" w:hAnsiTheme="majorHAnsi" w:cstheme="majorBidi"/>
          <w:sz w:val="28"/>
          <w:szCs w:val="28"/>
        </w:rPr>
      </w:pPr>
      <w:r>
        <w:br w:type="page"/>
      </w:r>
    </w:p>
    <w:p w14:paraId="04726291" w14:textId="6241125F" w:rsidR="003D125E" w:rsidRDefault="003D125E" w:rsidP="003D125E">
      <w:pPr>
        <w:pStyle w:val="Heading2"/>
      </w:pPr>
      <w:r>
        <w:lastRenderedPageBreak/>
        <w:t>Halfway Report</w:t>
      </w:r>
      <w:bookmarkEnd w:id="200"/>
    </w:p>
    <w:p w14:paraId="23C34711" w14:textId="77777777" w:rsidR="00221786" w:rsidRDefault="00221786" w:rsidP="00221786">
      <w:pPr>
        <w:pStyle w:val="Heading1"/>
      </w:pPr>
      <w:bookmarkStart w:id="201" w:name="_Toc78191771"/>
      <w:r>
        <w:t>Introduction</w:t>
      </w:r>
    </w:p>
    <w:p w14:paraId="6CDE4DCB" w14:textId="14602484" w:rsidR="00221786" w:rsidRDefault="00221786" w:rsidP="00221786">
      <w:r>
        <w:t>T</w:t>
      </w:r>
      <w:r w:rsidRPr="000F0FD5">
        <w:t>he Kanban methodology is a highly effective approach to managing work processes, originally developed b</w:t>
      </w:r>
      <w:r w:rsidRPr="00032CFE">
        <w:t>y Taiichi Ohno, an industrial engineer for</w:t>
      </w:r>
      <w:r w:rsidRPr="000F0FD5">
        <w:t xml:space="preserve"> Toyota in the 1940s. Over the years, it has gained widespread recognition and has been applied not only in manufacturing but also in various knowledge work domains. Kanban is characterized by its emphasis on visualizing work, limiting work in progress, and continuously improving processes. In this essay, we will explore the key principles, practices, and benefits of the Kanban methodology.</w:t>
      </w:r>
    </w:p>
    <w:p w14:paraId="2069E78C" w14:textId="77777777" w:rsidR="00221786" w:rsidRDefault="00221786" w:rsidP="00221786">
      <w:pPr>
        <w:rPr>
          <w:rFonts w:asciiTheme="majorHAnsi" w:eastAsiaTheme="majorEastAsia" w:hAnsiTheme="majorHAnsi" w:cstheme="majorBidi"/>
          <w:color w:val="2F5496" w:themeColor="accent1" w:themeShade="BF"/>
          <w:sz w:val="32"/>
          <w:szCs w:val="32"/>
        </w:rPr>
      </w:pPr>
    </w:p>
    <w:p w14:paraId="75C14CAD" w14:textId="4196DF17" w:rsidR="00221786" w:rsidRPr="002C3D5B" w:rsidRDefault="00221786" w:rsidP="00221786">
      <w:pPr>
        <w:pStyle w:val="Heading1"/>
      </w:pPr>
      <w:r w:rsidRPr="00C12DB9">
        <w:t>Principles of Kanban</w:t>
      </w:r>
    </w:p>
    <w:p w14:paraId="13A78C93" w14:textId="77777777" w:rsidR="00221786" w:rsidRDefault="00221786" w:rsidP="00221786">
      <w:pPr>
        <w:pStyle w:val="Heading2"/>
      </w:pPr>
      <w:r w:rsidRPr="00127CE5">
        <w:rPr>
          <w:rStyle w:val="Heading2Char"/>
        </w:rPr>
        <w:t>Visualizing Work</w:t>
      </w:r>
      <w:r>
        <w:t xml:space="preserve"> </w:t>
      </w:r>
    </w:p>
    <w:p w14:paraId="3533F1AF" w14:textId="42D746B4" w:rsidR="00221786" w:rsidRDefault="00221786" w:rsidP="00221786">
      <w:r>
        <w:t xml:space="preserve">The primary tenet of Kanban is to visualize work. This is usually done on a Kanban board, which is a visual representation of the work process. It consists of columns </w:t>
      </w:r>
      <w:del w:id="202" w:author="Author">
        <w:r w:rsidDel="00F06E89">
          <w:delText>that</w:delText>
        </w:r>
      </w:del>
      <w:ins w:id="203" w:author="Author">
        <w:r w:rsidR="00F06E89" w:rsidRPr="00F06E89">
          <w:rPr>
            <w:color w:val="FF0000"/>
          </w:rPr>
          <w:t>that</w:t>
        </w:r>
      </w:ins>
      <w:r>
        <w:t xml:space="preserve"> represent different stages of work and cards or sticky notes </w:t>
      </w:r>
      <w:del w:id="204" w:author="Author">
        <w:r w:rsidDel="00F06E89">
          <w:delText>that</w:delText>
        </w:r>
      </w:del>
      <w:ins w:id="205" w:author="Author">
        <w:r w:rsidR="00F06E89" w:rsidRPr="00F06E89">
          <w:rPr>
            <w:color w:val="FF0000"/>
          </w:rPr>
          <w:t>that</w:t>
        </w:r>
      </w:ins>
      <w:r>
        <w:t xml:space="preserve"> represent individual tasks or work items. By having work items visible, teams gain transparency and a clear understanding of what needs to be done.</w:t>
      </w:r>
      <w:r w:rsidR="00B5354C">
        <w:t xml:space="preserve"> </w:t>
      </w:r>
      <w:sdt>
        <w:sdtPr>
          <w:id w:val="1961382295"/>
          <w:citation/>
        </w:sdtPr>
        <w:sdtContent>
          <w:r w:rsidR="004E46E8">
            <w:fldChar w:fldCharType="begin"/>
          </w:r>
          <w:r w:rsidR="004E46E8">
            <w:instrText xml:space="preserve"> CITATION Atl \l 5129 </w:instrText>
          </w:r>
          <w:r w:rsidR="004E46E8">
            <w:fldChar w:fldCharType="separate"/>
          </w:r>
          <w:r w:rsidR="005275FD">
            <w:rPr>
              <w:noProof/>
            </w:rPr>
            <w:t>(Rehkope, n.d.)</w:t>
          </w:r>
          <w:r w:rsidR="004E46E8">
            <w:fldChar w:fldCharType="end"/>
          </w:r>
        </w:sdtContent>
      </w:sdt>
    </w:p>
    <w:p w14:paraId="24CB9E2B" w14:textId="77777777" w:rsidR="00221786" w:rsidRDefault="00221786" w:rsidP="00221786">
      <w:pPr>
        <w:pStyle w:val="Heading2"/>
        <w:rPr>
          <w:rStyle w:val="Heading2Char"/>
        </w:rPr>
      </w:pPr>
      <w:r w:rsidRPr="00127CE5">
        <w:rPr>
          <w:rStyle w:val="Heading2Char"/>
        </w:rPr>
        <w:t>Limiting Work in Progress (WIP)</w:t>
      </w:r>
    </w:p>
    <w:p w14:paraId="63F95961" w14:textId="57C03AA3" w:rsidR="00221786" w:rsidRDefault="00221786" w:rsidP="00221786">
      <w:r>
        <w:t xml:space="preserve">Another fundamental principle is to limit the amount of work </w:t>
      </w:r>
      <w:del w:id="206" w:author="Author">
        <w:r w:rsidDel="00F06E89">
          <w:delText>that</w:delText>
        </w:r>
      </w:del>
      <w:ins w:id="207" w:author="Author">
        <w:r w:rsidR="00F06E89" w:rsidRPr="00F06E89">
          <w:rPr>
            <w:color w:val="FF0000"/>
          </w:rPr>
          <w:t>that</w:t>
        </w:r>
      </w:ins>
      <w:r>
        <w:t xml:space="preserve"> can be in progress at any given time. This constraint prevents overloading the team and helps maintain a steady workflow. Teams can establish work limits for each stage of the process to prevent bottlenecks and optimize throughput. </w:t>
      </w:r>
      <w:sdt>
        <w:sdtPr>
          <w:id w:val="276996911"/>
          <w:citation/>
        </w:sdtPr>
        <w:sdtContent>
          <w:r w:rsidR="004E46E8">
            <w:fldChar w:fldCharType="begin"/>
          </w:r>
          <w:r w:rsidR="004E46E8">
            <w:instrText xml:space="preserve"> CITATION Dan1 \l 5129 </w:instrText>
          </w:r>
          <w:r w:rsidR="004E46E8">
            <w:fldChar w:fldCharType="separate"/>
          </w:r>
          <w:r w:rsidR="005275FD">
            <w:rPr>
              <w:noProof/>
            </w:rPr>
            <w:t>(Radigan, Putting the 'flow' back in workflow with WIP limits, n.d.)</w:t>
          </w:r>
          <w:r w:rsidR="004E46E8">
            <w:fldChar w:fldCharType="end"/>
          </w:r>
        </w:sdtContent>
      </w:sdt>
    </w:p>
    <w:p w14:paraId="6FE6C796" w14:textId="77777777" w:rsidR="00221786" w:rsidRDefault="00221786" w:rsidP="00221786">
      <w:pPr>
        <w:pStyle w:val="Heading2"/>
      </w:pPr>
      <w:r w:rsidRPr="00287BED">
        <w:rPr>
          <w:rStyle w:val="Heading2Char"/>
        </w:rPr>
        <w:t>Managing Flow</w:t>
      </w:r>
    </w:p>
    <w:p w14:paraId="6DBD7804" w14:textId="0496517D" w:rsidR="00221786" w:rsidRDefault="00221786" w:rsidP="00221786">
      <w:r>
        <w:t xml:space="preserve">Kanban focuses on the continuous and smooth flow of work and managing work in a more efficient and adaptive way without interruptions or bottlenecks from the beginning to the end of the process. By limiting </w:t>
      </w:r>
      <w:commentRangeStart w:id="208"/>
      <w:r>
        <w:t xml:space="preserve">WIP, teams can ensure </w:t>
      </w:r>
      <w:del w:id="209" w:author="Author">
        <w:r w:rsidDel="00F06E89">
          <w:delText>that</w:delText>
        </w:r>
      </w:del>
      <w:ins w:id="210" w:author="Author">
        <w:r w:rsidR="00F06E89" w:rsidRPr="00F06E89">
          <w:rPr>
            <w:color w:val="FF0000"/>
          </w:rPr>
          <w:t>that</w:t>
        </w:r>
      </w:ins>
      <w:r>
        <w:t xml:space="preserve"> work items move through </w:t>
      </w:r>
      <w:commentRangeEnd w:id="208"/>
      <w:r w:rsidR="00F06E89">
        <w:rPr>
          <w:rStyle w:val="CommentReference"/>
        </w:rPr>
        <w:commentReference w:id="208"/>
      </w:r>
      <w:r>
        <w:t xml:space="preserve">the process efficiently. This principle also helps teams identify and resolve issues as they arise, maintaining a steady and predictable flow of work. There is a strong focus on optimizing the flow of work through systems be it a manufacturing process, a software development project or any other work environment. </w:t>
      </w:r>
      <w:sdt>
        <w:sdtPr>
          <w:id w:val="274144585"/>
          <w:citation/>
        </w:sdtPr>
        <w:sdtContent>
          <w:r w:rsidR="002C4307">
            <w:fldChar w:fldCharType="begin"/>
          </w:r>
          <w:r w:rsidR="002C4307">
            <w:instrText xml:space="preserve"> CITATION Joa \l 5129 </w:instrText>
          </w:r>
          <w:r w:rsidR="002C4307">
            <w:fldChar w:fldCharType="separate"/>
          </w:r>
          <w:r w:rsidR="005275FD">
            <w:rPr>
              <w:noProof/>
            </w:rPr>
            <w:t>(Perold, n.d.)</w:t>
          </w:r>
          <w:r w:rsidR="002C4307">
            <w:fldChar w:fldCharType="end"/>
          </w:r>
        </w:sdtContent>
      </w:sdt>
    </w:p>
    <w:p w14:paraId="18B22DD6" w14:textId="77777777" w:rsidR="00221786" w:rsidRDefault="00221786" w:rsidP="00221786">
      <w:pPr>
        <w:pStyle w:val="Heading2"/>
      </w:pPr>
      <w:r w:rsidRPr="00287BED">
        <w:rPr>
          <w:rStyle w:val="Heading2Char"/>
        </w:rPr>
        <w:t>Making Process</w:t>
      </w:r>
      <w:r>
        <w:t xml:space="preserve"> Policies Explicit </w:t>
      </w:r>
    </w:p>
    <w:p w14:paraId="24B7795C" w14:textId="548CF263" w:rsidR="00221786" w:rsidRDefault="00221786" w:rsidP="00221786">
      <w:r>
        <w:t xml:space="preserve">Teams using Kanban should define and make explicit their process policies. These policies detail how work is done, and by making them clear, teams can better manage expectations and standardize their workflow. A stable work of flow is what Kanban tries to accomplish and in order to establish stability there needs to be a consistent application of rules, procedures and policies </w:t>
      </w:r>
      <w:sdt>
        <w:sdtPr>
          <w:id w:val="1062369537"/>
          <w:citation/>
        </w:sdtPr>
        <w:sdtContent>
          <w:r w:rsidR="003105CF">
            <w:fldChar w:fldCharType="begin"/>
          </w:r>
          <w:r w:rsidR="003105CF">
            <w:instrText xml:space="preserve"> CITATION Kan \l 5129 </w:instrText>
          </w:r>
          <w:r w:rsidR="003105CF">
            <w:fldChar w:fldCharType="separate"/>
          </w:r>
          <w:r w:rsidR="005275FD">
            <w:rPr>
              <w:noProof/>
            </w:rPr>
            <w:t>(Kanban Zone, n.d.)</w:t>
          </w:r>
          <w:r w:rsidR="003105CF">
            <w:fldChar w:fldCharType="end"/>
          </w:r>
        </w:sdtContent>
      </w:sdt>
    </w:p>
    <w:p w14:paraId="2DB7798B" w14:textId="77777777" w:rsidR="00221786" w:rsidRDefault="00221786" w:rsidP="00221786">
      <w:pPr>
        <w:pStyle w:val="Heading2"/>
      </w:pPr>
      <w:r w:rsidRPr="00287BED">
        <w:rPr>
          <w:rStyle w:val="Heading2Char"/>
        </w:rPr>
        <w:lastRenderedPageBreak/>
        <w:t>Continuous Improvement</w:t>
      </w:r>
      <w:r>
        <w:t xml:space="preserve"> </w:t>
      </w:r>
    </w:p>
    <w:p w14:paraId="129BF94F" w14:textId="15C0ECD3" w:rsidR="00221786" w:rsidRDefault="00221786" w:rsidP="00221786">
      <w:r>
        <w:t xml:space="preserve">Kanban fosters a culture of ongoing enhancement, as teams regularly assess their procedures and make gradual adjustments to boost efficiency and effectiveness. Continuous improvement is a deliberate and proactive practice, ideally extending throughout an entire organization. Many organizations opt to adopt a continuous improvement model to provide a framework for this practice. These models vary in terms of their structural flexibility but generally share the goal of eliminating waste and enhancing the quality and efficiency of work processes. By managing work through a Kanban system, visibility is gained into how tasks progress through the team's workflow. This insight allows pinpointing areas where work may become stalled or obstructed, facilitating the identification of opportunities for waste reduction, process improvement, and efficiency gains. Once the Kanban system is in operation, it becomes the cornerstone of continuous improvement efforts. Kanban emphasizes evolution rather than revolution, encouraging a collaborative and experimental approach to team improvement. Understanding the metrics </w:t>
      </w:r>
      <w:del w:id="211" w:author="Author">
        <w:r w:rsidDel="00F06E89">
          <w:delText>that</w:delText>
        </w:r>
      </w:del>
      <w:ins w:id="212" w:author="Author">
        <w:r w:rsidR="00F06E89" w:rsidRPr="00F06E89">
          <w:rPr>
            <w:color w:val="FF0000"/>
          </w:rPr>
          <w:t>that</w:t>
        </w:r>
      </w:ins>
      <w:r>
        <w:t xml:space="preserve"> can be measured and their interrelated effects empowers focusing on a specific improvement objective, whether it's achieving faster delivery, more predictable outcomes, or higher-quality work. </w:t>
      </w:r>
      <w:sdt>
        <w:sdtPr>
          <w:id w:val="1923990029"/>
          <w:citation/>
        </w:sdtPr>
        <w:sdtContent>
          <w:r w:rsidR="003105CF">
            <w:fldChar w:fldCharType="begin"/>
          </w:r>
          <w:r w:rsidR="003105CF">
            <w:instrText xml:space="preserve"> CITATION Rac \l 5129 </w:instrText>
          </w:r>
          <w:r w:rsidR="003105CF">
            <w:fldChar w:fldCharType="separate"/>
          </w:r>
          <w:r w:rsidR="005275FD">
            <w:rPr>
              <w:noProof/>
            </w:rPr>
            <w:t>(Lynn, Kanban and Continuous Improvement, n.d.)</w:t>
          </w:r>
          <w:r w:rsidR="003105CF">
            <w:fldChar w:fldCharType="end"/>
          </w:r>
        </w:sdtContent>
      </w:sdt>
      <w:sdt>
        <w:sdtPr>
          <w:id w:val="1571071862"/>
          <w:citation/>
        </w:sdtPr>
        <w:sdtContent>
          <w:r w:rsidR="007321F7">
            <w:fldChar w:fldCharType="begin"/>
          </w:r>
          <w:r w:rsidR="007321F7">
            <w:instrText xml:space="preserve"> CITATION Rac1 \l 5129 </w:instrText>
          </w:r>
          <w:r w:rsidR="007321F7">
            <w:fldChar w:fldCharType="separate"/>
          </w:r>
          <w:r w:rsidR="005275FD">
            <w:rPr>
              <w:noProof/>
            </w:rPr>
            <w:t xml:space="preserve"> (Lynn, What is a continuous improvement model?, n.d.)</w:t>
          </w:r>
          <w:r w:rsidR="007321F7">
            <w:fldChar w:fldCharType="end"/>
          </w:r>
        </w:sdtContent>
      </w:sdt>
    </w:p>
    <w:p w14:paraId="2F41A25F" w14:textId="77777777" w:rsidR="00221786" w:rsidRDefault="00221786" w:rsidP="00221786">
      <w:pPr>
        <w:rPr>
          <w:rFonts w:asciiTheme="majorHAnsi" w:eastAsiaTheme="majorEastAsia" w:hAnsiTheme="majorHAnsi" w:cstheme="majorBidi"/>
          <w:color w:val="2F5496" w:themeColor="accent1" w:themeShade="BF"/>
          <w:sz w:val="32"/>
          <w:szCs w:val="32"/>
        </w:rPr>
      </w:pPr>
    </w:p>
    <w:p w14:paraId="04B819DA" w14:textId="77777777" w:rsidR="00221786" w:rsidRDefault="00221786" w:rsidP="00221786">
      <w:pPr>
        <w:pStyle w:val="Heading1"/>
      </w:pPr>
      <w:r>
        <w:t>Practices of Kanban</w:t>
      </w:r>
    </w:p>
    <w:p w14:paraId="7F2E6147" w14:textId="61AD8BB7" w:rsidR="00221786" w:rsidRDefault="00221786" w:rsidP="00221786">
      <w:r>
        <w:t>To implement the principles of Kanban, there are several key practices to follow for managing and improving the flow of work.</w:t>
      </w:r>
    </w:p>
    <w:p w14:paraId="3156E7AA" w14:textId="77777777" w:rsidR="00221786" w:rsidRDefault="00221786" w:rsidP="00221786">
      <w:pPr>
        <w:pStyle w:val="Heading2"/>
      </w:pPr>
      <w:r w:rsidRPr="00127CE5">
        <w:rPr>
          <w:rStyle w:val="Heading2Char"/>
        </w:rPr>
        <w:t>Visual Kanban Board</w:t>
      </w:r>
      <w:r>
        <w:t xml:space="preserve"> </w:t>
      </w:r>
    </w:p>
    <w:p w14:paraId="66E3485B" w14:textId="254A07E9" w:rsidR="00221786" w:rsidRDefault="00221786" w:rsidP="00221786">
      <w:r w:rsidRPr="00715AD2">
        <w:t xml:space="preserve">The Visual Kanban Board is at the heart of the Kanban methodology. It serves as a powerful tool for visualizing work, enabling teams to gain immediate insights into their workflow. The board typically consists of columns </w:t>
      </w:r>
      <w:del w:id="213" w:author="Author">
        <w:r w:rsidRPr="00715AD2" w:rsidDel="00F06E89">
          <w:delText>that</w:delText>
        </w:r>
      </w:del>
      <w:ins w:id="214" w:author="Author">
        <w:r w:rsidR="00F06E89" w:rsidRPr="00F06E89">
          <w:rPr>
            <w:color w:val="FF0000"/>
          </w:rPr>
          <w:t>that</w:t>
        </w:r>
      </w:ins>
      <w:r w:rsidRPr="00715AD2">
        <w:t xml:space="preserve"> represent different stages of work, and each work item is represented by a card or sticky note. As work progresses, these items are moved across the board, making it easy to track the status of tasks and identify bottlenecks. This visual representation enhances transparency, making it simple for team members and stakeholders to understand the current state of the project at a glance.</w:t>
      </w:r>
      <w:r>
        <w:t xml:space="preserve"> </w:t>
      </w:r>
      <w:sdt>
        <w:sdtPr>
          <w:id w:val="989982678"/>
          <w:citation/>
        </w:sdtPr>
        <w:sdtContent>
          <w:r w:rsidR="007D677C">
            <w:fldChar w:fldCharType="begin"/>
          </w:r>
          <w:r w:rsidR="007D677C">
            <w:instrText xml:space="preserve"> CITATION Atl \l 5129 </w:instrText>
          </w:r>
          <w:r w:rsidR="007D677C">
            <w:fldChar w:fldCharType="separate"/>
          </w:r>
          <w:r w:rsidR="005275FD">
            <w:rPr>
              <w:noProof/>
            </w:rPr>
            <w:t>(Rehkope, n.d.)</w:t>
          </w:r>
          <w:r w:rsidR="007D677C">
            <w:fldChar w:fldCharType="end"/>
          </w:r>
        </w:sdtContent>
      </w:sdt>
    </w:p>
    <w:p w14:paraId="385BBAC7" w14:textId="77777777" w:rsidR="00221786" w:rsidRDefault="00221786" w:rsidP="00221786">
      <w:pPr>
        <w:pStyle w:val="Heading2"/>
      </w:pPr>
      <w:r w:rsidRPr="00127CE5">
        <w:rPr>
          <w:rStyle w:val="Heading2Char"/>
        </w:rPr>
        <w:t>Work Item Types</w:t>
      </w:r>
    </w:p>
    <w:p w14:paraId="0C719B89" w14:textId="3832ACDC" w:rsidR="00221786" w:rsidRDefault="00221786" w:rsidP="00221786">
      <w:r w:rsidRPr="002902C5">
        <w:t xml:space="preserve">Kanban allows for flexibility in the types of work items </w:t>
      </w:r>
      <w:del w:id="215" w:author="Author">
        <w:r w:rsidRPr="002902C5" w:rsidDel="00F06E89">
          <w:delText>that</w:delText>
        </w:r>
      </w:del>
      <w:ins w:id="216" w:author="Author">
        <w:r w:rsidR="00F06E89" w:rsidRPr="00F06E89">
          <w:rPr>
            <w:color w:val="FF0000"/>
          </w:rPr>
          <w:t>that</w:t>
        </w:r>
      </w:ins>
      <w:r w:rsidRPr="002902C5">
        <w:t xml:space="preserve"> can be managed within the system. Work items can include tasks, user stories, defects, or any other units of work relevant to the project. Categorizing work items helps teams prioritize and allocate resources effectively. By defining item types and setting policies for how they should be handled, teams can create a more streamlined and efficient workflow </w:t>
      </w:r>
      <w:del w:id="217" w:author="Author">
        <w:r w:rsidRPr="002902C5" w:rsidDel="00F06E89">
          <w:delText>that</w:delText>
        </w:r>
      </w:del>
      <w:ins w:id="218" w:author="Author">
        <w:r w:rsidR="00F06E89" w:rsidRPr="00F06E89">
          <w:rPr>
            <w:color w:val="FF0000"/>
          </w:rPr>
          <w:t>that</w:t>
        </w:r>
      </w:ins>
      <w:r w:rsidRPr="002902C5">
        <w:t xml:space="preserve"> aligns with their specific goals and requirements.</w:t>
      </w:r>
      <w:r w:rsidR="0096607A">
        <w:t xml:space="preserve"> </w:t>
      </w:r>
      <w:sdt>
        <w:sdtPr>
          <w:id w:val="-180367800"/>
          <w:citation/>
        </w:sdtPr>
        <w:sdtContent>
          <w:r w:rsidR="0096607A">
            <w:fldChar w:fldCharType="begin"/>
          </w:r>
          <w:r w:rsidR="0096607A">
            <w:instrText xml:space="preserve"> CITATION Atl \l 5129 </w:instrText>
          </w:r>
          <w:r w:rsidR="0096607A">
            <w:fldChar w:fldCharType="separate"/>
          </w:r>
          <w:r w:rsidR="005275FD">
            <w:rPr>
              <w:noProof/>
            </w:rPr>
            <w:t>(Rehkope, n.d.)</w:t>
          </w:r>
          <w:r w:rsidR="0096607A">
            <w:fldChar w:fldCharType="end"/>
          </w:r>
        </w:sdtContent>
      </w:sdt>
    </w:p>
    <w:p w14:paraId="7D689F4C" w14:textId="77777777" w:rsidR="00221786" w:rsidRDefault="00221786" w:rsidP="00221786">
      <w:pPr>
        <w:pStyle w:val="Heading2"/>
      </w:pPr>
      <w:r w:rsidRPr="00127CE5">
        <w:rPr>
          <w:rStyle w:val="Heading2Char"/>
        </w:rPr>
        <w:t>Work in Progress (WIP)</w:t>
      </w:r>
    </w:p>
    <w:p w14:paraId="6644D6B0" w14:textId="23F34B04" w:rsidR="00221786" w:rsidRDefault="00221786" w:rsidP="00221786">
      <w:r w:rsidRPr="00D01D64">
        <w:t xml:space="preserve">Work In Progress limits are essential in Kanban to prevent overloading the team with too many tasks at once. Setting WIP limits for each column on the Kanban board ensures </w:t>
      </w:r>
      <w:del w:id="219" w:author="Author">
        <w:r w:rsidRPr="00D01D64" w:rsidDel="00F06E89">
          <w:delText>that</w:delText>
        </w:r>
      </w:del>
      <w:ins w:id="220" w:author="Author">
        <w:r w:rsidR="00F06E89" w:rsidRPr="00F06E89">
          <w:rPr>
            <w:color w:val="FF0000"/>
          </w:rPr>
          <w:t>that</w:t>
        </w:r>
      </w:ins>
      <w:r w:rsidRPr="00D01D64">
        <w:t xml:space="preserve"> the team focuses on completing work before starting new tasks. This practice helps in reducing </w:t>
      </w:r>
      <w:r w:rsidRPr="00D01D64">
        <w:lastRenderedPageBreak/>
        <w:t xml:space="preserve">multitasking, improving flow, and increasing overall efficiency. WIP limits are an explicit acknowledgment </w:t>
      </w:r>
      <w:del w:id="221" w:author="Author">
        <w:r w:rsidRPr="00D01D64" w:rsidDel="00F06E89">
          <w:delText>that</w:delText>
        </w:r>
      </w:del>
      <w:ins w:id="222" w:author="Author">
        <w:r w:rsidR="00F06E89" w:rsidRPr="00F06E89">
          <w:rPr>
            <w:color w:val="FF0000"/>
          </w:rPr>
          <w:t>that</w:t>
        </w:r>
      </w:ins>
      <w:r w:rsidRPr="00D01D64">
        <w:t xml:space="preserve"> limited capacity must be respected to optimize the delivery of value. </w:t>
      </w:r>
      <w:sdt>
        <w:sdtPr>
          <w:id w:val="1027148897"/>
          <w:citation/>
        </w:sdtPr>
        <w:sdtContent>
          <w:r w:rsidR="0096607A">
            <w:fldChar w:fldCharType="begin"/>
          </w:r>
          <w:r w:rsidR="0096607A">
            <w:instrText xml:space="preserve"> CITATION Dan1 \l 5129 </w:instrText>
          </w:r>
          <w:r w:rsidR="0096607A">
            <w:fldChar w:fldCharType="separate"/>
          </w:r>
          <w:r w:rsidR="005275FD">
            <w:rPr>
              <w:noProof/>
            </w:rPr>
            <w:t>(Radigan, Putting the 'flow' back in workflow with WIP limits, n.d.)</w:t>
          </w:r>
          <w:r w:rsidR="0096607A">
            <w:fldChar w:fldCharType="end"/>
          </w:r>
        </w:sdtContent>
      </w:sdt>
    </w:p>
    <w:p w14:paraId="79ED0FAD" w14:textId="77777777" w:rsidR="00221786" w:rsidRDefault="00221786" w:rsidP="00221786">
      <w:pPr>
        <w:pStyle w:val="Heading2"/>
        <w:rPr>
          <w:rStyle w:val="Heading2Char"/>
        </w:rPr>
      </w:pPr>
      <w:r w:rsidRPr="00127CE5">
        <w:rPr>
          <w:rStyle w:val="Heading2Char"/>
        </w:rPr>
        <w:t>Pull System</w:t>
      </w:r>
    </w:p>
    <w:p w14:paraId="3EF68E4B" w14:textId="46CA747F" w:rsidR="0096607A" w:rsidRDefault="00221786" w:rsidP="00221786">
      <w:r w:rsidRPr="00A36373">
        <w:t xml:space="preserve">Kanban operates on a pull system, meaning </w:t>
      </w:r>
      <w:del w:id="223" w:author="Author">
        <w:r w:rsidRPr="00A36373" w:rsidDel="00F06E89">
          <w:delText>that</w:delText>
        </w:r>
      </w:del>
      <w:ins w:id="224" w:author="Author">
        <w:r w:rsidR="00F06E89" w:rsidRPr="00F06E89">
          <w:rPr>
            <w:color w:val="FF0000"/>
          </w:rPr>
          <w:t>that</w:t>
        </w:r>
      </w:ins>
      <w:r w:rsidRPr="00A36373">
        <w:t xml:space="preserve"> work is only started when there is available capacity to handle it. Team members pull work items from one column to the next as they have the capacity to do so. This ensures </w:t>
      </w:r>
      <w:del w:id="225" w:author="Author">
        <w:r w:rsidRPr="00A36373" w:rsidDel="00F06E89">
          <w:delText>that</w:delText>
        </w:r>
      </w:del>
      <w:ins w:id="226" w:author="Author">
        <w:r w:rsidR="00F06E89" w:rsidRPr="00F06E89">
          <w:rPr>
            <w:color w:val="FF0000"/>
          </w:rPr>
          <w:t>that</w:t>
        </w:r>
      </w:ins>
      <w:r w:rsidRPr="00A36373">
        <w:t xml:space="preserve"> work is driven by actual demand rather than being pushed into the system prematurely. The pull system is a fundamental aspect of Kanban </w:t>
      </w:r>
      <w:del w:id="227" w:author="Author">
        <w:r w:rsidRPr="00A36373" w:rsidDel="00F06E89">
          <w:delText>that</w:delText>
        </w:r>
      </w:del>
      <w:ins w:id="228" w:author="Author">
        <w:r w:rsidR="00F06E89" w:rsidRPr="00F06E89">
          <w:rPr>
            <w:color w:val="FF0000"/>
          </w:rPr>
          <w:t>that</w:t>
        </w:r>
      </w:ins>
      <w:r w:rsidRPr="00A36373">
        <w:t xml:space="preserve"> aligns with the principles of just-in-time production, reducing waste, and enhancing responsiveness to changing priorities.</w:t>
      </w:r>
      <w:sdt>
        <w:sdtPr>
          <w:id w:val="-11917218"/>
          <w:citation/>
        </w:sdtPr>
        <w:sdtContent>
          <w:r w:rsidR="0096607A">
            <w:fldChar w:fldCharType="begin"/>
          </w:r>
          <w:r w:rsidR="0096607A">
            <w:instrText xml:space="preserve"> CITATION Cen \l 5129 </w:instrText>
          </w:r>
          <w:r w:rsidR="0096607A">
            <w:fldChar w:fldCharType="separate"/>
          </w:r>
          <w:r w:rsidR="005275FD">
            <w:rPr>
              <w:noProof/>
            </w:rPr>
            <w:t xml:space="preserve"> (Center of Industrial Services Institute for Public Service, n.d.)</w:t>
          </w:r>
          <w:r w:rsidR="0096607A">
            <w:fldChar w:fldCharType="end"/>
          </w:r>
        </w:sdtContent>
      </w:sdt>
    </w:p>
    <w:p w14:paraId="56A9FA76" w14:textId="6A8D049B" w:rsidR="00221786" w:rsidRDefault="00221786" w:rsidP="00221786">
      <w:r w:rsidRPr="00A36373">
        <w:t xml:space="preserve"> </w:t>
      </w:r>
    </w:p>
    <w:p w14:paraId="17A0F81E" w14:textId="77777777" w:rsidR="00221786" w:rsidRDefault="00221786" w:rsidP="00221786">
      <w:pPr>
        <w:rPr>
          <w:rStyle w:val="Heading1Char"/>
        </w:rPr>
      </w:pPr>
      <w:r w:rsidRPr="000F0FD5">
        <w:rPr>
          <w:rStyle w:val="Heading1Char"/>
        </w:rPr>
        <w:t>Benefits of Kanban</w:t>
      </w:r>
    </w:p>
    <w:p w14:paraId="7E50316A" w14:textId="77777777" w:rsidR="00221786" w:rsidRDefault="00221786" w:rsidP="00221786">
      <w:pPr>
        <w:rPr>
          <w:rFonts w:eastAsiaTheme="minorHAnsi"/>
          <w:sz w:val="22"/>
          <w:szCs w:val="22"/>
        </w:rPr>
      </w:pPr>
      <w:r w:rsidRPr="00026928">
        <w:rPr>
          <w:rFonts w:eastAsiaTheme="minorHAnsi"/>
          <w:sz w:val="22"/>
          <w:szCs w:val="22"/>
        </w:rPr>
        <w:t>Kanban, as an agile methodology for visualizing and managing work, offers a wide range of benefits for teams and organizations.</w:t>
      </w:r>
    </w:p>
    <w:p w14:paraId="4FE32EE9" w14:textId="77777777" w:rsidR="00221786" w:rsidRDefault="00221786" w:rsidP="00221786">
      <w:pPr>
        <w:rPr>
          <w:rStyle w:val="Heading2Char"/>
        </w:rPr>
      </w:pPr>
      <w:r w:rsidRPr="00127CE5">
        <w:rPr>
          <w:rStyle w:val="Heading2Char"/>
        </w:rPr>
        <w:t>Improved Efficiency</w:t>
      </w:r>
    </w:p>
    <w:p w14:paraId="1FDF56D3" w14:textId="5FE3FDF5" w:rsidR="00221786" w:rsidRDefault="00221786" w:rsidP="00221786">
      <w:pPr>
        <w:rPr>
          <w:rFonts w:eastAsiaTheme="minorHAnsi"/>
          <w:sz w:val="22"/>
          <w:szCs w:val="22"/>
        </w:rPr>
      </w:pPr>
      <w:r w:rsidRPr="00026928">
        <w:rPr>
          <w:rFonts w:eastAsiaTheme="minorHAnsi"/>
          <w:sz w:val="22"/>
          <w:szCs w:val="22"/>
        </w:rPr>
        <w:t xml:space="preserve">One of the key benefits of Kanban is its ability to enhance efficiency. By limiting work in progress and optimizing workflows, Kanban reduces the time and effort required to complete tasks. This results in shorter lead times and faster delivery of value to customers. Teams can identify bottlenecks and areas for improvement easily through the visual Kanban board, leading to continuous process enhancements </w:t>
      </w:r>
      <w:del w:id="229" w:author="Author">
        <w:r w:rsidRPr="00026928" w:rsidDel="00F06E89">
          <w:rPr>
            <w:rFonts w:eastAsiaTheme="minorHAnsi"/>
            <w:sz w:val="22"/>
            <w:szCs w:val="22"/>
          </w:rPr>
          <w:delText>that</w:delText>
        </w:r>
      </w:del>
      <w:ins w:id="230" w:author="Author">
        <w:r w:rsidR="00F06E89" w:rsidRPr="00F06E89">
          <w:rPr>
            <w:rFonts w:eastAsiaTheme="minorHAnsi"/>
            <w:color w:val="FF0000"/>
            <w:sz w:val="22"/>
            <w:szCs w:val="22"/>
          </w:rPr>
          <w:t>that</w:t>
        </w:r>
      </w:ins>
      <w:r w:rsidRPr="00026928">
        <w:rPr>
          <w:rFonts w:eastAsiaTheme="minorHAnsi"/>
          <w:sz w:val="22"/>
          <w:szCs w:val="22"/>
        </w:rPr>
        <w:t xml:space="preserve"> maximize efficiency.</w:t>
      </w:r>
    </w:p>
    <w:p w14:paraId="22361FAD" w14:textId="5CF0E072" w:rsidR="00221786" w:rsidRDefault="00221786" w:rsidP="00221786">
      <w:pPr>
        <w:rPr>
          <w:rStyle w:val="Heading2Char"/>
        </w:rPr>
      </w:pPr>
      <w:r w:rsidRPr="00127CE5">
        <w:rPr>
          <w:rStyle w:val="Heading2Char"/>
        </w:rPr>
        <w:t xml:space="preserve">Flexibility </w:t>
      </w:r>
    </w:p>
    <w:p w14:paraId="26961513" w14:textId="385E8DDD" w:rsidR="00221786" w:rsidRPr="0096607A" w:rsidRDefault="00221786" w:rsidP="0096607A">
      <w:pPr>
        <w:pStyle w:val="Heading2"/>
        <w:rPr>
          <w:rFonts w:asciiTheme="minorHAnsi" w:eastAsiaTheme="minorHAnsi" w:hAnsiTheme="minorHAnsi" w:cstheme="minorBidi"/>
          <w:sz w:val="22"/>
          <w:szCs w:val="22"/>
        </w:rPr>
      </w:pPr>
      <w:r w:rsidRPr="00385260">
        <w:rPr>
          <w:rFonts w:asciiTheme="minorHAnsi" w:eastAsiaTheme="minorHAnsi" w:hAnsiTheme="minorHAnsi" w:cstheme="minorBidi"/>
          <w:sz w:val="22"/>
          <w:szCs w:val="22"/>
        </w:rPr>
        <w:t xml:space="preserve">Kanban's flexible nature enables teams to adapt to changing priorities and requirements with ease. Work items can be reprioritized on the Kanban board, and WIP limits ensure </w:t>
      </w:r>
      <w:del w:id="231" w:author="Author">
        <w:r w:rsidRPr="00385260" w:rsidDel="00F06E89">
          <w:rPr>
            <w:rFonts w:asciiTheme="minorHAnsi" w:eastAsiaTheme="minorHAnsi" w:hAnsiTheme="minorHAnsi" w:cstheme="minorBidi"/>
            <w:sz w:val="22"/>
            <w:szCs w:val="22"/>
          </w:rPr>
          <w:delText>that</w:delText>
        </w:r>
      </w:del>
      <w:ins w:id="232" w:author="Author">
        <w:r w:rsidR="00F06E89" w:rsidRPr="00F06E89">
          <w:rPr>
            <w:rFonts w:asciiTheme="minorHAnsi" w:eastAsiaTheme="minorHAnsi" w:hAnsiTheme="minorHAnsi" w:cstheme="minorBidi"/>
            <w:color w:val="FF0000"/>
            <w:sz w:val="22"/>
            <w:szCs w:val="22"/>
          </w:rPr>
          <w:t>that</w:t>
        </w:r>
      </w:ins>
      <w:r w:rsidRPr="00385260">
        <w:rPr>
          <w:rFonts w:asciiTheme="minorHAnsi" w:eastAsiaTheme="minorHAnsi" w:hAnsiTheme="minorHAnsi" w:cstheme="minorBidi"/>
          <w:sz w:val="22"/>
          <w:szCs w:val="22"/>
        </w:rPr>
        <w:t xml:space="preserve"> teams only take on tasks when they have the capacity. This adaptability allows teams to respond to customer needs and market changes rapidly. Kanban's evolutionary approach to process improvement means </w:t>
      </w:r>
      <w:del w:id="233" w:author="Author">
        <w:r w:rsidRPr="00385260" w:rsidDel="00F06E89">
          <w:rPr>
            <w:rFonts w:asciiTheme="minorHAnsi" w:eastAsiaTheme="minorHAnsi" w:hAnsiTheme="minorHAnsi" w:cstheme="minorBidi"/>
            <w:sz w:val="22"/>
            <w:szCs w:val="22"/>
          </w:rPr>
          <w:delText>that</w:delText>
        </w:r>
      </w:del>
      <w:ins w:id="234" w:author="Author">
        <w:r w:rsidR="00F06E89" w:rsidRPr="00F06E89">
          <w:rPr>
            <w:rFonts w:asciiTheme="minorHAnsi" w:eastAsiaTheme="minorHAnsi" w:hAnsiTheme="minorHAnsi" w:cstheme="minorBidi"/>
            <w:color w:val="FF0000"/>
            <w:sz w:val="22"/>
            <w:szCs w:val="22"/>
          </w:rPr>
          <w:t>that</w:t>
        </w:r>
      </w:ins>
      <w:r w:rsidRPr="00385260">
        <w:rPr>
          <w:rFonts w:asciiTheme="minorHAnsi" w:eastAsiaTheme="minorHAnsi" w:hAnsiTheme="minorHAnsi" w:cstheme="minorBidi"/>
          <w:sz w:val="22"/>
          <w:szCs w:val="22"/>
        </w:rPr>
        <w:t xml:space="preserve"> teams can make incremental changes as necessary, avoiding the disruption of major process overhauls.</w:t>
      </w:r>
    </w:p>
    <w:p w14:paraId="66B34EDE" w14:textId="77777777" w:rsidR="00221786" w:rsidRDefault="00221786" w:rsidP="00221786">
      <w:pPr>
        <w:pStyle w:val="Heading2"/>
      </w:pPr>
      <w:r w:rsidRPr="00127CE5">
        <w:rPr>
          <w:rStyle w:val="Heading2Char"/>
        </w:rPr>
        <w:t>Enhanced Collaboration</w:t>
      </w:r>
      <w:r>
        <w:t xml:space="preserve"> </w:t>
      </w:r>
    </w:p>
    <w:p w14:paraId="0E55B02A" w14:textId="1723345A" w:rsidR="00221786" w:rsidRPr="00385260" w:rsidRDefault="00221786" w:rsidP="00221786">
      <w:pPr>
        <w:rPr>
          <w:lang w:val="en-US"/>
        </w:rPr>
      </w:pPr>
      <w:r>
        <w:t>Kanban promotes collaboration by fostering a shared understanding of work, priorities, and progress. The visual Kanban board provides transparency, making it easier for team members to coordinate efforts and for stakeholders to understand project status. Collaborative discussions about work items become more informed, leading to better decision-making and a shared sense of ownership. This improved communication strengthens team cohesion and can lead to increased innovation and problem-solving.</w:t>
      </w:r>
    </w:p>
    <w:p w14:paraId="0853F123" w14:textId="77777777" w:rsidR="00221786" w:rsidRDefault="00221786" w:rsidP="00221786">
      <w:pPr>
        <w:pStyle w:val="Heading2"/>
      </w:pPr>
      <w:r w:rsidRPr="00127CE5">
        <w:rPr>
          <w:rStyle w:val="Heading2Char"/>
        </w:rPr>
        <w:t>Reduced Waste</w:t>
      </w:r>
      <w:r>
        <w:t xml:space="preserve"> </w:t>
      </w:r>
    </w:p>
    <w:p w14:paraId="29EF8D7B" w14:textId="77777777" w:rsidR="00221786" w:rsidRDefault="00221786" w:rsidP="00221786">
      <w:r>
        <w:t>Kanban is rooted in lean principles, and as such, it aims to minimize waste in the workflow. By limiting work in progress, identifying and addressing bottlenecks, and focusing on delivering value, Kanban reduces various forms of waste, including overproduction, excessive task switching, and unnecessary waiting. This leads to cost savings, improved resource utilization, and a more efficient delivery process.</w:t>
      </w:r>
    </w:p>
    <w:p w14:paraId="10D1CBC4" w14:textId="4DC216BF" w:rsidR="00221786" w:rsidRDefault="00221786" w:rsidP="00221786">
      <w:pPr>
        <w:pStyle w:val="Heading1"/>
      </w:pPr>
      <w:r>
        <w:lastRenderedPageBreak/>
        <w:t>Weaknesses of Kanban</w:t>
      </w:r>
    </w:p>
    <w:p w14:paraId="42F2660F" w14:textId="16B4DA9C" w:rsidR="00221786" w:rsidRPr="0083567A" w:rsidRDefault="00221786" w:rsidP="00221786">
      <w:pPr>
        <w:pStyle w:val="Heading2"/>
      </w:pPr>
      <w:r w:rsidRPr="00F0505D">
        <w:rPr>
          <w:rFonts w:asciiTheme="minorHAnsi" w:eastAsiaTheme="minorHAnsi" w:hAnsiTheme="minorHAnsi" w:cstheme="minorBidi"/>
          <w:sz w:val="22"/>
          <w:szCs w:val="22"/>
        </w:rPr>
        <w:t xml:space="preserve">While Kanban offers many benefits, it is not without its weaknesses and challenges. This </w:t>
      </w:r>
      <w:r>
        <w:rPr>
          <w:rFonts w:asciiTheme="minorHAnsi" w:eastAsiaTheme="minorHAnsi" w:hAnsiTheme="minorHAnsi" w:cstheme="minorBidi"/>
          <w:sz w:val="22"/>
          <w:szCs w:val="22"/>
        </w:rPr>
        <w:t>section</w:t>
      </w:r>
      <w:r w:rsidRPr="00F0505D">
        <w:rPr>
          <w:rFonts w:asciiTheme="minorHAnsi" w:eastAsiaTheme="minorHAnsi" w:hAnsiTheme="minorHAnsi" w:cstheme="minorBidi"/>
          <w:sz w:val="22"/>
          <w:szCs w:val="22"/>
        </w:rPr>
        <w:t xml:space="preserve"> explores some of the limitations and potential pitfalls associated with the Kanban methodology, including complexities in scaling, dependency on visual management, the lack of prescriptive guidance, and the potential for over-reliance on Work In Progress (WIP) limits.</w:t>
      </w:r>
    </w:p>
    <w:p w14:paraId="68421D8C" w14:textId="77777777" w:rsidR="00221786" w:rsidRDefault="00221786" w:rsidP="00221786">
      <w:pPr>
        <w:pStyle w:val="Heading2"/>
      </w:pPr>
      <w:r w:rsidRPr="00127CE5">
        <w:rPr>
          <w:rStyle w:val="Heading2Char"/>
        </w:rPr>
        <w:t>Complexity in Scaling</w:t>
      </w:r>
      <w:r>
        <w:t xml:space="preserve"> </w:t>
      </w:r>
    </w:p>
    <w:p w14:paraId="4B3B4230" w14:textId="509C630B" w:rsidR="00221786" w:rsidRPr="001C3A49" w:rsidRDefault="00221786" w:rsidP="00221786">
      <w:pPr>
        <w:pStyle w:val="Heading2"/>
      </w:pPr>
      <w:r w:rsidRPr="00A36D41">
        <w:rPr>
          <w:rFonts w:asciiTheme="minorHAnsi" w:eastAsiaTheme="minorHAnsi" w:hAnsiTheme="minorHAnsi" w:cstheme="minorBidi"/>
          <w:sz w:val="22"/>
          <w:szCs w:val="22"/>
        </w:rPr>
        <w:t>Scaling Kanban to larger, more complex projects or organizations can be challenging. As the number of teams and work items increases, coordinating and aligning their efforts may become more complex. Without well-defined practices and structures for scaling, maintaining consistency and achieving a holistic view of the work can be difficult. Organizations may need to integrate additional frameworks, such as the Scaled Agile Framework (SAFe), to address this issue effectively.</w:t>
      </w:r>
      <w:r>
        <w:rPr>
          <w:rFonts w:asciiTheme="minorHAnsi" w:eastAsiaTheme="minorHAnsi" w:hAnsiTheme="minorHAnsi" w:cstheme="minorBidi"/>
          <w:sz w:val="22"/>
          <w:szCs w:val="22"/>
        </w:rPr>
        <w:t xml:space="preserve"> </w:t>
      </w:r>
    </w:p>
    <w:p w14:paraId="3B6715B0" w14:textId="77777777" w:rsidR="00221786" w:rsidRDefault="00221786" w:rsidP="00221786">
      <w:pPr>
        <w:pStyle w:val="Heading2"/>
      </w:pPr>
      <w:r w:rsidRPr="00127CE5">
        <w:rPr>
          <w:rStyle w:val="Heading2Char"/>
        </w:rPr>
        <w:t>Dependency on Visual Management</w:t>
      </w:r>
      <w:r>
        <w:t xml:space="preserve"> </w:t>
      </w:r>
    </w:p>
    <w:p w14:paraId="31D2B2AD" w14:textId="191A797E" w:rsidR="00221786" w:rsidRPr="001C3A49" w:rsidRDefault="00221786" w:rsidP="00221786">
      <w:pPr>
        <w:pStyle w:val="Heading2"/>
      </w:pPr>
      <w:r w:rsidRPr="00A36D41">
        <w:rPr>
          <w:rFonts w:asciiTheme="minorHAnsi" w:eastAsiaTheme="minorHAnsi" w:hAnsiTheme="minorHAnsi" w:cstheme="minorBidi"/>
          <w:sz w:val="22"/>
          <w:szCs w:val="22"/>
        </w:rPr>
        <w:t>Kanban relies heavily on visual management through the use of Kanban boards. While this is a strength in many cases, it can also be a weakness when teams or organizations have remote or geographically dispersed members who may not have access to the same physical board. In such situations, digital tools and software may be necessary to replicate the benefits of visual management, which can add complexity and cost.</w:t>
      </w:r>
    </w:p>
    <w:p w14:paraId="7B1D6A64" w14:textId="77777777" w:rsidR="00221786" w:rsidRDefault="00221786" w:rsidP="00221786">
      <w:pPr>
        <w:pStyle w:val="Heading2"/>
      </w:pPr>
      <w:r w:rsidRPr="00127CE5">
        <w:rPr>
          <w:rStyle w:val="Heading2Char"/>
        </w:rPr>
        <w:t>Lack of Prescriptive Guidance</w:t>
      </w:r>
      <w:r>
        <w:t xml:space="preserve"> </w:t>
      </w:r>
    </w:p>
    <w:p w14:paraId="10593866" w14:textId="1E7523CA" w:rsidR="00221786" w:rsidRPr="001C3A49" w:rsidRDefault="00221786" w:rsidP="00221786">
      <w:pPr>
        <w:pStyle w:val="Heading2"/>
      </w:pPr>
      <w:r w:rsidRPr="00A36D41">
        <w:rPr>
          <w:rFonts w:asciiTheme="minorHAnsi" w:eastAsiaTheme="minorHAnsi" w:hAnsiTheme="minorHAnsi" w:cstheme="minorBidi"/>
          <w:sz w:val="22"/>
          <w:szCs w:val="22"/>
        </w:rPr>
        <w:t xml:space="preserve">Kanban is intentionally lightweight and lacks the prescriptive guidelines and defined roles found in some other methodologies, like Scrum. While this flexibility is a strength, it can be a weakness for teams or organizations </w:t>
      </w:r>
      <w:del w:id="235" w:author="Author">
        <w:r w:rsidRPr="00A36D41" w:rsidDel="00F06E89">
          <w:rPr>
            <w:rFonts w:asciiTheme="minorHAnsi" w:eastAsiaTheme="minorHAnsi" w:hAnsiTheme="minorHAnsi" w:cstheme="minorBidi"/>
            <w:sz w:val="22"/>
            <w:szCs w:val="22"/>
          </w:rPr>
          <w:delText>that</w:delText>
        </w:r>
      </w:del>
      <w:ins w:id="236" w:author="Author">
        <w:r w:rsidR="00F06E89" w:rsidRPr="00F06E89">
          <w:rPr>
            <w:rFonts w:asciiTheme="minorHAnsi" w:eastAsiaTheme="minorHAnsi" w:hAnsiTheme="minorHAnsi" w:cstheme="minorBidi"/>
            <w:color w:val="FF0000"/>
            <w:sz w:val="22"/>
            <w:szCs w:val="22"/>
          </w:rPr>
          <w:t>that</w:t>
        </w:r>
      </w:ins>
      <w:r w:rsidRPr="00A36D41">
        <w:rPr>
          <w:rFonts w:asciiTheme="minorHAnsi" w:eastAsiaTheme="minorHAnsi" w:hAnsiTheme="minorHAnsi" w:cstheme="minorBidi"/>
          <w:sz w:val="22"/>
          <w:szCs w:val="22"/>
        </w:rPr>
        <w:t xml:space="preserve"> are new to agile practices. Without clear guidance on roles and practices, there's a risk of misinterpretation or inconsistent implementation, leading to challenges in adopting Kanban effectively.</w:t>
      </w:r>
    </w:p>
    <w:p w14:paraId="49D55DBF" w14:textId="77777777" w:rsidR="00221786" w:rsidRDefault="00221786" w:rsidP="00221786">
      <w:pPr>
        <w:pStyle w:val="Heading2"/>
      </w:pPr>
      <w:r w:rsidRPr="00127CE5">
        <w:rPr>
          <w:rStyle w:val="Heading2Char"/>
        </w:rPr>
        <w:t>Potential for Over-Reliance on WIP Limits</w:t>
      </w:r>
      <w:r>
        <w:t xml:space="preserve"> </w:t>
      </w:r>
    </w:p>
    <w:p w14:paraId="197A472C" w14:textId="5F071E76" w:rsidR="00221786" w:rsidRDefault="00221786" w:rsidP="00221786">
      <w:pPr>
        <w:rPr>
          <w:rFonts w:asciiTheme="majorHAnsi" w:eastAsiaTheme="majorEastAsia" w:hAnsiTheme="majorHAnsi" w:cstheme="majorBidi"/>
          <w:color w:val="2F5496" w:themeColor="accent1" w:themeShade="BF"/>
          <w:sz w:val="32"/>
          <w:szCs w:val="32"/>
        </w:rPr>
      </w:pPr>
      <w:r w:rsidRPr="00A36D41">
        <w:t xml:space="preserve">Work In Progress (WIP) limits are a core aspect of Kanban, but their improper use can lead to issues. Teams </w:t>
      </w:r>
      <w:del w:id="237" w:author="Author">
        <w:r w:rsidRPr="00A36D41" w:rsidDel="00F06E89">
          <w:delText>that</w:delText>
        </w:r>
      </w:del>
      <w:ins w:id="238" w:author="Author">
        <w:r w:rsidR="00F06E89" w:rsidRPr="00F06E89">
          <w:rPr>
            <w:color w:val="FF0000"/>
          </w:rPr>
          <w:t>that</w:t>
        </w:r>
      </w:ins>
      <w:r w:rsidRPr="00A36D41">
        <w:t xml:space="preserve"> set overly strict WIP limits may inadvertently slow down their workflow and hinder productivity. Conversely, some teams may not set WIP limits </w:t>
      </w:r>
      <w:del w:id="239" w:author="Author">
        <w:r w:rsidRPr="00A36D41" w:rsidDel="00F06E89">
          <w:delText>that</w:delText>
        </w:r>
      </w:del>
      <w:ins w:id="240" w:author="Author">
        <w:r w:rsidR="00F06E89" w:rsidRPr="00F06E89">
          <w:rPr>
            <w:color w:val="FF0000"/>
          </w:rPr>
          <w:t>that</w:t>
        </w:r>
      </w:ins>
      <w:r w:rsidRPr="00A36D41">
        <w:t xml:space="preserve"> reflect their true capacity, leading to overwork and reduced quality. Striking the right balance with WIP limits requires careful observation and continuous adjustment, which can be a challenge for inexperienced teams.</w:t>
      </w:r>
    </w:p>
    <w:p w14:paraId="03093436" w14:textId="77777777" w:rsidR="00221786" w:rsidRDefault="00221786" w:rsidP="00221786">
      <w:pPr>
        <w:pStyle w:val="Heading1"/>
      </w:pPr>
      <w:r>
        <w:t>Conclusion</w:t>
      </w:r>
    </w:p>
    <w:p w14:paraId="1324AB33" w14:textId="77777777" w:rsidR="00221786" w:rsidRDefault="00221786" w:rsidP="00221786">
      <w:r>
        <w:t>In conclusion, the Kanban methodology is a powerful and flexible approach for managing work processes in various domains. It emphasizes visualizing work, limiting work in progress, and continuously improving processes. Kanban has demonstrated several benefits, including increased efficiency, flexibility, enhanced collaboration, reduced waste, and a strong customer focus.</w:t>
      </w:r>
    </w:p>
    <w:p w14:paraId="4A3211DE" w14:textId="77777777" w:rsidR="0096607A" w:rsidRDefault="00221786" w:rsidP="0096607A">
      <w:pPr>
        <w:pBdr>
          <w:bottom w:val="single" w:sz="6" w:space="1" w:color="auto"/>
        </w:pBdr>
      </w:pPr>
      <w:r>
        <w:t xml:space="preserve">However, it's important to acknowledge the potential weaknesses associated with Kanban, such as its complexity when scaled up, reliance on visual management, the need for self-structuring, and the risk of over-restricting work in progress. Despite these limitations, Kanban </w:t>
      </w:r>
      <w:r>
        <w:lastRenderedPageBreak/>
        <w:t>remains a valuable tool for modern work environments, especially for those willing to adapt and tailor it to their specific needs and circumstances. By understanding both its strengths and weaknesses, organizations can make informed decisions about whether Kanban is the right methodology for their work processes.</w:t>
      </w:r>
    </w:p>
    <w:p w14:paraId="71376A09" w14:textId="77777777" w:rsidR="0096607A" w:rsidRDefault="0096607A" w:rsidP="0096607A">
      <w:pPr>
        <w:pBdr>
          <w:bottom w:val="single" w:sz="6" w:space="1" w:color="auto"/>
        </w:pBdr>
        <w:rPr>
          <w:b/>
          <w:bCs/>
          <w:highlight w:val="yellow"/>
        </w:rPr>
      </w:pPr>
    </w:p>
    <w:p w14:paraId="0C9E468B" w14:textId="77777777" w:rsidR="0096607A" w:rsidRDefault="0096607A">
      <w:pPr>
        <w:spacing w:after="200" w:line="288" w:lineRule="auto"/>
      </w:pPr>
    </w:p>
    <w:p w14:paraId="644CD7EA" w14:textId="3CEF8A24" w:rsidR="00140BB2" w:rsidRDefault="00221786">
      <w:pPr>
        <w:spacing w:after="200" w:line="288" w:lineRule="auto"/>
        <w:rPr>
          <w:rFonts w:asciiTheme="majorHAnsi" w:eastAsiaTheme="majorEastAsia" w:hAnsiTheme="majorHAnsi" w:cstheme="majorBidi"/>
          <w:sz w:val="40"/>
          <w:szCs w:val="40"/>
        </w:rPr>
      </w:pPr>
      <w:r>
        <w:t xml:space="preserve">My current findings with using Kanban </w:t>
      </w:r>
      <w:r w:rsidR="008E1A42">
        <w:t xml:space="preserve">follows what has happened in both the Weaknesses and Benefits of Kanban. Though every Monday </w:t>
      </w:r>
      <w:r w:rsidR="00DA23B2">
        <w:t xml:space="preserve">and after every iteration I do look and update the Kanban board </w:t>
      </w:r>
      <w:del w:id="241" w:author="Author">
        <w:r w:rsidR="00DA23B2" w:rsidDel="00F06E89">
          <w:delText>that</w:delText>
        </w:r>
      </w:del>
      <w:ins w:id="242" w:author="Author">
        <w:r w:rsidR="00F06E89" w:rsidRPr="00F06E89">
          <w:rPr>
            <w:color w:val="FF0000"/>
          </w:rPr>
          <w:t>that</w:t>
        </w:r>
      </w:ins>
      <w:r w:rsidR="00DA23B2">
        <w:t xml:space="preserve"> we are using via Teams, the </w:t>
      </w:r>
      <w:r w:rsidR="00DD1A60">
        <w:t xml:space="preserve">lack of detail is apparent and many of the tasks are generic with brief notes – nothing explicit or in depth about the task </w:t>
      </w:r>
      <w:del w:id="243" w:author="Author">
        <w:r w:rsidR="00DD1A60" w:rsidDel="00F06E89">
          <w:delText>that</w:delText>
        </w:r>
      </w:del>
      <w:ins w:id="244" w:author="Author">
        <w:r w:rsidR="00F06E89" w:rsidRPr="00F06E89">
          <w:rPr>
            <w:color w:val="FF0000"/>
          </w:rPr>
          <w:t>that</w:t>
        </w:r>
      </w:ins>
      <w:r w:rsidR="00DD1A60">
        <w:t xml:space="preserve"> needs to be done. This </w:t>
      </w:r>
      <w:r w:rsidR="002954A6">
        <w:t>is potentially</w:t>
      </w:r>
      <w:r w:rsidR="00DD1A60">
        <w:t xml:space="preserve"> just a software </w:t>
      </w:r>
      <w:r w:rsidR="004805A1">
        <w:t xml:space="preserve">or service </w:t>
      </w:r>
      <w:r w:rsidR="00DD1A60">
        <w:t xml:space="preserve">limitation </w:t>
      </w:r>
      <w:r w:rsidR="003F460A">
        <w:t xml:space="preserve">where </w:t>
      </w:r>
      <w:r w:rsidR="004805A1">
        <w:t xml:space="preserve">other </w:t>
      </w:r>
      <w:r w:rsidR="002954A6">
        <w:t xml:space="preserve">tools or </w:t>
      </w:r>
      <w:r w:rsidR="003F460A">
        <w:t xml:space="preserve">a </w:t>
      </w:r>
      <w:r w:rsidR="003F460A" w:rsidRPr="003F460A">
        <w:t>post</w:t>
      </w:r>
      <w:r w:rsidR="004805A1">
        <w:t>-</w:t>
      </w:r>
      <w:r w:rsidR="003F460A" w:rsidRPr="003F460A">
        <w:t>it note</w:t>
      </w:r>
      <w:r w:rsidR="004805A1">
        <w:t xml:space="preserve"> system would be </w:t>
      </w:r>
      <w:r w:rsidR="002954A6">
        <w:t>more beneficial as more depth could be given.</w:t>
      </w:r>
      <w:r w:rsidR="00140BB2">
        <w:br w:type="page"/>
      </w:r>
    </w:p>
    <w:p w14:paraId="60704A22" w14:textId="2CA8D700" w:rsidR="005620F4" w:rsidRDefault="00630FAF" w:rsidP="00C6271B">
      <w:pPr>
        <w:pStyle w:val="Heading1"/>
      </w:pPr>
      <w:r>
        <w:lastRenderedPageBreak/>
        <w:t>Professionalism</w:t>
      </w:r>
      <w:bookmarkEnd w:id="201"/>
    </w:p>
    <w:p w14:paraId="38364FD5" w14:textId="77777777" w:rsidR="00803ECE" w:rsidRPr="004A7628" w:rsidRDefault="00803ECE" w:rsidP="00803ECE">
      <w:r w:rsidRPr="004A7628">
        <w:t>Professionalism maintains a high standard of conduct, behaviour and ethics which contribute to the success of the project.</w:t>
      </w:r>
    </w:p>
    <w:p w14:paraId="16A166FD" w14:textId="77777777" w:rsidR="00803ECE" w:rsidRDefault="00803ECE" w:rsidP="00803ECE">
      <w:pPr>
        <w:pStyle w:val="Heading2"/>
      </w:pPr>
      <w:bookmarkStart w:id="245" w:name="_Toc144283046"/>
      <w:r>
        <w:t>Professional Standards</w:t>
      </w:r>
      <w:bookmarkEnd w:id="245"/>
    </w:p>
    <w:p w14:paraId="48F8ABC3" w14:textId="77777777" w:rsidR="00803ECE" w:rsidRPr="008C5CB6" w:rsidRDefault="00803ECE" w:rsidP="00803ECE">
      <w:r>
        <w:t>The quality of my project should match the expectations of the Academic and Industry Stakeholders. I will be following ethical standards and guidelines throughout the project and maintaining my work ethic by protecting confidential information and not making the project for personal gain, outside of academic value.</w:t>
      </w:r>
    </w:p>
    <w:p w14:paraId="06E225FE" w14:textId="77777777" w:rsidR="00803ECE" w:rsidRPr="00630FAF" w:rsidRDefault="00803ECE" w:rsidP="00803ECE">
      <w:pPr>
        <w:pStyle w:val="Heading3"/>
      </w:pPr>
      <w:r w:rsidRPr="00630FAF">
        <w:t>Reliability and Accountability</w:t>
      </w:r>
    </w:p>
    <w:p w14:paraId="2CD8460F" w14:textId="02CFD8B9" w:rsidR="00803ECE" w:rsidRPr="00630FAF" w:rsidRDefault="00803ECE" w:rsidP="00803ECE">
      <w:pPr>
        <w:rPr>
          <w:b/>
          <w:bCs/>
        </w:rPr>
      </w:pPr>
      <w:r>
        <w:t xml:space="preserve">Working effectively to maintain deadlines, promises and expectations within my project to ensure </w:t>
      </w:r>
      <w:del w:id="246" w:author="Author">
        <w:r w:rsidDel="00F06E89">
          <w:delText>that</w:delText>
        </w:r>
      </w:del>
      <w:ins w:id="247" w:author="Author">
        <w:r w:rsidR="00F06E89" w:rsidRPr="00F06E89">
          <w:rPr>
            <w:color w:val="FF0000"/>
          </w:rPr>
          <w:t>that</w:t>
        </w:r>
      </w:ins>
      <w:r>
        <w:t xml:space="preserve"> the project is completed and successful while also taking ownership and being accountable for any actions during this time.</w:t>
      </w:r>
    </w:p>
    <w:p w14:paraId="00047D8D" w14:textId="77777777" w:rsidR="00803ECE" w:rsidRPr="00630FAF" w:rsidRDefault="00803ECE" w:rsidP="00803ECE">
      <w:pPr>
        <w:pStyle w:val="Heading3"/>
      </w:pPr>
      <w:r w:rsidRPr="00630FAF">
        <w:t>Communication</w:t>
      </w:r>
    </w:p>
    <w:p w14:paraId="4751445E" w14:textId="77777777" w:rsidR="00803ECE" w:rsidRPr="00630FAF" w:rsidRDefault="00803ECE" w:rsidP="00803ECE">
      <w:pPr>
        <w:rPr>
          <w:b/>
          <w:bCs/>
        </w:rPr>
      </w:pPr>
      <w:r>
        <w:t>Being clear in all forms of communication between Academic and Industry Supervisors, as well as any team members. To avoid misunderstandings and confusion, there will be limits on the content in which will be sent. Listening actively during meetings and to team members and stakeholders to understand their wants, needs and any feedback.</w:t>
      </w:r>
    </w:p>
    <w:p w14:paraId="13B8A232" w14:textId="77777777" w:rsidR="00803ECE" w:rsidRPr="00630FAF" w:rsidRDefault="00803ECE" w:rsidP="00803ECE">
      <w:pPr>
        <w:pStyle w:val="Heading3"/>
      </w:pPr>
      <w:r w:rsidRPr="00630FAF">
        <w:t>Attitude</w:t>
      </w:r>
    </w:p>
    <w:p w14:paraId="2D33038D" w14:textId="77777777" w:rsidR="00803ECE" w:rsidRPr="00630FAF" w:rsidRDefault="00803ECE" w:rsidP="00803ECE">
      <w:pPr>
        <w:rPr>
          <w:b/>
          <w:bCs/>
        </w:rPr>
      </w:pPr>
      <w:r>
        <w:t>Despite potential emotional challenges there will be during the short project timeline, keeping a positive attitude towards work while being honest and ethical. Working collaboratively with supervisors and colleagues while maintaining a positive attitude and being a supportive column.</w:t>
      </w:r>
    </w:p>
    <w:p w14:paraId="191BF238" w14:textId="77777777" w:rsidR="00803ECE" w:rsidRPr="00630FAF" w:rsidRDefault="00803ECE" w:rsidP="00803ECE">
      <w:pPr>
        <w:pStyle w:val="Heading3"/>
      </w:pPr>
      <w:r w:rsidRPr="00630FAF">
        <w:t>Teamwork</w:t>
      </w:r>
    </w:p>
    <w:p w14:paraId="60281872" w14:textId="77777777" w:rsidR="00803ECE" w:rsidRPr="008C5CB6" w:rsidRDefault="00803ECE" w:rsidP="00803ECE">
      <w:pPr>
        <w:rPr>
          <w:b/>
          <w:bCs/>
        </w:rPr>
      </w:pPr>
      <w:r>
        <w:t>Partaking in open communication to allow for the development of collaborative work and ideas, while also letting others be able to voice their queries, concerns, opinions, and ideas.</w:t>
      </w:r>
    </w:p>
    <w:p w14:paraId="7D3EBFE7" w14:textId="77777777" w:rsidR="00803ECE" w:rsidRPr="008C5CB6" w:rsidRDefault="00803ECE" w:rsidP="00803ECE">
      <w:pPr>
        <w:pStyle w:val="Heading3"/>
      </w:pPr>
      <w:r w:rsidRPr="008C5CB6">
        <w:t>Motivation</w:t>
      </w:r>
    </w:p>
    <w:p w14:paraId="6B54EFBC" w14:textId="77777777" w:rsidR="00803ECE" w:rsidRDefault="00803ECE" w:rsidP="00803ECE">
      <w:r>
        <w:rPr>
          <w:rStyle w:val="normaltextrun"/>
          <w:rFonts w:ascii="Calibri" w:hAnsi="Calibri" w:cs="Calibri"/>
          <w:color w:val="000000"/>
          <w:shd w:val="clear" w:color="auto" w:fill="FFFFFF"/>
        </w:rPr>
        <w:t>Motivation gives way for commitment to excellence, ethical behaviours and continuous improvement allowing for myself to excel in the project, overcome boundaries and surpass expectations.</w:t>
      </w:r>
      <w:r>
        <w:rPr>
          <w:rStyle w:val="eop"/>
          <w:rFonts w:ascii="Calibri" w:hAnsi="Calibri" w:cs="Calibri"/>
          <w:color w:val="000000"/>
          <w:shd w:val="clear" w:color="auto" w:fill="FFFFFF"/>
        </w:rPr>
        <w:t> </w:t>
      </w:r>
    </w:p>
    <w:p w14:paraId="347DF203" w14:textId="77777777" w:rsidR="00803ECE" w:rsidRPr="008C5CB6" w:rsidRDefault="00803ECE" w:rsidP="00803ECE">
      <w:pPr>
        <w:pStyle w:val="Heading3"/>
      </w:pPr>
      <w:r w:rsidRPr="008C5CB6">
        <w:t>Open to Learning</w:t>
      </w:r>
    </w:p>
    <w:p w14:paraId="5EBA3A86" w14:textId="77777777" w:rsidR="00803ECE" w:rsidRPr="00630FAF" w:rsidRDefault="00803ECE" w:rsidP="00803ECE">
      <w:pPr>
        <w:rPr>
          <w:b/>
          <w:bCs/>
        </w:rPr>
      </w:pPr>
      <w:r>
        <w:t>This project is a great opportunity to learn, develop and hone skills while also not being hesitant to ask for clarifications and help.</w:t>
      </w:r>
    </w:p>
    <w:p w14:paraId="3310D4E8" w14:textId="77777777" w:rsidR="00630FAF" w:rsidRPr="00630FAF" w:rsidRDefault="00630FAF" w:rsidP="00630FAF">
      <w:pPr>
        <w:rPr>
          <w:b/>
          <w:bCs/>
        </w:rPr>
      </w:pPr>
    </w:p>
    <w:p w14:paraId="08F32F0A" w14:textId="77777777" w:rsidR="00630FAF" w:rsidRPr="0011792B" w:rsidRDefault="00630FAF" w:rsidP="0011792B">
      <w:pPr>
        <w:rPr>
          <w:b/>
          <w:bCs/>
        </w:rPr>
      </w:pPr>
    </w:p>
    <w:p w14:paraId="1448044E" w14:textId="77777777" w:rsidR="00630FAF" w:rsidRDefault="00630FAF">
      <w:pPr>
        <w:spacing w:after="200"/>
        <w:rPr>
          <w:rFonts w:asciiTheme="majorHAnsi" w:eastAsiaTheme="majorEastAsia" w:hAnsiTheme="majorHAnsi" w:cstheme="majorBidi"/>
          <w:sz w:val="28"/>
          <w:szCs w:val="28"/>
        </w:rPr>
      </w:pPr>
      <w:r>
        <w:br w:type="page"/>
      </w:r>
    </w:p>
    <w:p w14:paraId="4C41E73E" w14:textId="77777777" w:rsidR="00283889" w:rsidRDefault="00283889" w:rsidP="00283889">
      <w:pPr>
        <w:pStyle w:val="Heading2"/>
      </w:pPr>
      <w:bookmarkStart w:id="248" w:name="_Toc144283047"/>
      <w:r>
        <w:lastRenderedPageBreak/>
        <w:t>Relevance of ITP Code of Ethics</w:t>
      </w:r>
      <w:bookmarkEnd w:id="248"/>
    </w:p>
    <w:p w14:paraId="1751070C" w14:textId="795C00CB" w:rsidR="00283889" w:rsidRPr="008C5CB6" w:rsidRDefault="00283889" w:rsidP="00283889">
      <w:r>
        <w:t>This section provides and overview of the ethical considerations I will be adhering to during the project and after the project. This section is based on the ITP Code of Ethics and their eight tenets which are interconnected and cover significant aspects of Ethics and Behaviours</w:t>
      </w:r>
      <w:r w:rsidR="005865D0">
        <w:t xml:space="preserve"> </w:t>
      </w:r>
      <w:sdt>
        <w:sdtPr>
          <w:id w:val="-1188283092"/>
          <w:citation/>
        </w:sdtPr>
        <w:sdtContent>
          <w:r w:rsidR="005865D0">
            <w:fldChar w:fldCharType="begin"/>
          </w:r>
          <w:r w:rsidR="005865D0">
            <w:rPr>
              <w:lang w:val="en-AU"/>
            </w:rPr>
            <w:instrText xml:space="preserve"> CITATION ITPNZ \l 3081 </w:instrText>
          </w:r>
          <w:r w:rsidR="005865D0">
            <w:fldChar w:fldCharType="separate"/>
          </w:r>
          <w:r w:rsidR="005275FD">
            <w:rPr>
              <w:noProof/>
              <w:lang w:val="en-AU"/>
            </w:rPr>
            <w:t>(IT Professionals New Zealand, 2017)</w:t>
          </w:r>
          <w:r w:rsidR="005865D0">
            <w:fldChar w:fldCharType="end"/>
          </w:r>
        </w:sdtContent>
      </w:sdt>
      <w:r>
        <w:t>.</w:t>
      </w:r>
    </w:p>
    <w:p w14:paraId="1A8822D1" w14:textId="77777777" w:rsidR="00283889" w:rsidRDefault="00283889" w:rsidP="00283889">
      <w:pPr>
        <w:pStyle w:val="Heading3"/>
      </w:pPr>
      <w:r>
        <w:t>Good Faith</w:t>
      </w:r>
    </w:p>
    <w:p w14:paraId="73AC5C07" w14:textId="480E24AE" w:rsidR="00283889" w:rsidRPr="00DF5B1F" w:rsidRDefault="00283889" w:rsidP="00283889">
      <w:r w:rsidRPr="00DF5B1F">
        <w:t xml:space="preserve">Treating individuals with respect, equality, and fairness, without any discrimination, is a fundamental principle </w:t>
      </w:r>
      <w:del w:id="249" w:author="Author">
        <w:r w:rsidRPr="00DF5B1F" w:rsidDel="00F06E89">
          <w:delText>that</w:delText>
        </w:r>
      </w:del>
      <w:ins w:id="250" w:author="Author">
        <w:r w:rsidR="00F06E89" w:rsidRPr="00F06E89">
          <w:rPr>
            <w:color w:val="FF0000"/>
          </w:rPr>
          <w:t>that</w:t>
        </w:r>
      </w:ins>
      <w:r w:rsidRPr="00DF5B1F">
        <w:t xml:space="preserve"> should guide our actions. It is important to be mindful of the beliefs and cultural sensitivities of all community groups </w:t>
      </w:r>
      <w:del w:id="251" w:author="Author">
        <w:r w:rsidRPr="00DF5B1F" w:rsidDel="00F06E89">
          <w:delText>that</w:delText>
        </w:r>
      </w:del>
      <w:ins w:id="252" w:author="Author">
        <w:r w:rsidR="00F06E89" w:rsidRPr="00F06E89">
          <w:rPr>
            <w:color w:val="FF0000"/>
          </w:rPr>
          <w:t>that</w:t>
        </w:r>
      </w:ins>
      <w:r w:rsidRPr="00DF5B1F">
        <w:t xml:space="preserve"> may be impacted by our work. </w:t>
      </w:r>
    </w:p>
    <w:p w14:paraId="365369E9" w14:textId="77777777" w:rsidR="00283889" w:rsidRDefault="00283889" w:rsidP="00283889">
      <w:pPr>
        <w:pStyle w:val="Heading3"/>
      </w:pPr>
      <w:r>
        <w:t>Integrity</w:t>
      </w:r>
    </w:p>
    <w:p w14:paraId="3912E2BE" w14:textId="77777777" w:rsidR="00283889" w:rsidRPr="00FD4ECF" w:rsidRDefault="00283889" w:rsidP="00283889">
      <w:r w:rsidRPr="00FD4ECF">
        <w:t>Working with honesty and respect, and using our abilities to positively impact society, is crucial in gaining the trust of both individuals and the industry. To prioritize the client's needs, it is essential to conduct thorough research and implement methodologies with honesty and integrity.</w:t>
      </w:r>
    </w:p>
    <w:p w14:paraId="2491575C" w14:textId="77777777" w:rsidR="00283889" w:rsidRPr="00316F7D" w:rsidRDefault="00283889" w:rsidP="00283889">
      <w:pPr>
        <w:pStyle w:val="Heading3"/>
      </w:pPr>
      <w:r w:rsidRPr="00316F7D">
        <w:t>Community Focus</w:t>
      </w:r>
    </w:p>
    <w:p w14:paraId="76D13112" w14:textId="77777777" w:rsidR="00283889" w:rsidRDefault="00283889" w:rsidP="00283889">
      <w:r w:rsidRPr="009770EF">
        <w:t>The most important thing is to prioritize the well-being of the community above everything else. The community should always be the main focus when working on a project.</w:t>
      </w:r>
    </w:p>
    <w:p w14:paraId="525478C6" w14:textId="77777777" w:rsidR="00283889" w:rsidRPr="00316F7D" w:rsidRDefault="00283889" w:rsidP="00283889">
      <w:pPr>
        <w:pStyle w:val="Heading3"/>
      </w:pPr>
      <w:r w:rsidRPr="00316F7D">
        <w:t>Skills</w:t>
      </w:r>
    </w:p>
    <w:p w14:paraId="0DAA19E0" w14:textId="77777777" w:rsidR="00283889" w:rsidRPr="00FD4ECF" w:rsidRDefault="00283889" w:rsidP="00283889">
      <w:r>
        <w:t>U</w:t>
      </w:r>
      <w:r w:rsidRPr="00FD4ECF">
        <w:t>tilize skills and knowledge to deliver high-quality work for the project outcome. Problem-solving and decision-making skills will be applied to find solutions and make informed choices in order to keep the project on track in the face of challenges.</w:t>
      </w:r>
    </w:p>
    <w:p w14:paraId="51AF66F6" w14:textId="77777777" w:rsidR="00283889" w:rsidRPr="00316F7D" w:rsidRDefault="00283889" w:rsidP="00283889">
      <w:pPr>
        <w:pStyle w:val="Heading3"/>
      </w:pPr>
      <w:r w:rsidRPr="00316F7D">
        <w:t>Continuous Development</w:t>
      </w:r>
    </w:p>
    <w:p w14:paraId="510DDB3C" w14:textId="77777777" w:rsidR="00283889" w:rsidRPr="00FD4ECF" w:rsidRDefault="00283889" w:rsidP="00283889">
      <w:r w:rsidRPr="00FD4ECF">
        <w:t>Continuously enhancing knowledge, skills, and experience throughout one's career and encouraging colleagues to do the same.</w:t>
      </w:r>
    </w:p>
    <w:p w14:paraId="1BA06DE8" w14:textId="77777777" w:rsidR="00283889" w:rsidRPr="00316F7D" w:rsidRDefault="00283889" w:rsidP="00283889">
      <w:pPr>
        <w:pStyle w:val="Heading3"/>
      </w:pPr>
      <w:r w:rsidRPr="00316F7D">
        <w:t>Informed Consent</w:t>
      </w:r>
    </w:p>
    <w:p w14:paraId="74A52057" w14:textId="61A204F2" w:rsidR="00283889" w:rsidRDefault="00283889" w:rsidP="00283889">
      <w:r w:rsidRPr="00752756">
        <w:t xml:space="preserve">The commitment is to ensure </w:t>
      </w:r>
      <w:del w:id="253" w:author="Author">
        <w:r w:rsidRPr="00752756" w:rsidDel="00F06E89">
          <w:delText>that</w:delText>
        </w:r>
      </w:del>
      <w:ins w:id="254" w:author="Author">
        <w:r w:rsidR="00F06E89" w:rsidRPr="00F06E89">
          <w:rPr>
            <w:color w:val="FF0000"/>
          </w:rPr>
          <w:t>that</w:t>
        </w:r>
      </w:ins>
      <w:r w:rsidRPr="00752756">
        <w:t xml:space="preserve"> any potential economic, social, environmental, or legal consequences of actions will be reported to clients or companies in a reasonable manner.</w:t>
      </w:r>
    </w:p>
    <w:p w14:paraId="7DD6993F" w14:textId="77777777" w:rsidR="00283889" w:rsidRPr="00316F7D" w:rsidRDefault="00283889" w:rsidP="00283889">
      <w:pPr>
        <w:pStyle w:val="Heading3"/>
      </w:pPr>
      <w:r w:rsidRPr="00316F7D">
        <w:t>Conflicts of Interest</w:t>
      </w:r>
    </w:p>
    <w:p w14:paraId="2CC1F89A" w14:textId="77777777" w:rsidR="00283889" w:rsidRPr="00A01078" w:rsidRDefault="00283889" w:rsidP="00283889">
      <w:r w:rsidRPr="00A01078">
        <w:t>Recognising and handling conflicts of interest are vital to ensure actions align with ethical standards.</w:t>
      </w:r>
    </w:p>
    <w:p w14:paraId="286B0962" w14:textId="77777777" w:rsidR="00283889" w:rsidRPr="00316F7D" w:rsidRDefault="00283889" w:rsidP="00283889">
      <w:pPr>
        <w:pStyle w:val="Heading3"/>
      </w:pPr>
      <w:r w:rsidRPr="00316F7D">
        <w:t>Competence</w:t>
      </w:r>
    </w:p>
    <w:p w14:paraId="04836820" w14:textId="2D53BB7C" w:rsidR="00630FAF" w:rsidRDefault="00283889" w:rsidP="00283889">
      <w:pPr>
        <w:rPr>
          <w:rFonts w:asciiTheme="majorHAnsi" w:eastAsiaTheme="majorEastAsia" w:hAnsiTheme="majorHAnsi" w:cstheme="majorBidi"/>
          <w:sz w:val="28"/>
          <w:szCs w:val="28"/>
        </w:rPr>
      </w:pPr>
      <w:r>
        <w:t xml:space="preserve">To follow </w:t>
      </w:r>
      <w:r w:rsidRPr="0035091F">
        <w:t>established </w:t>
      </w:r>
      <w:r>
        <w:t>professional standard, providing services and advice solely within one’s area of expertise</w:t>
      </w:r>
      <w:r w:rsidR="00630FAF">
        <w:br w:type="page"/>
      </w:r>
    </w:p>
    <w:p w14:paraId="474C2452" w14:textId="5D9762FA" w:rsidR="00A724C1" w:rsidRPr="00CF717B" w:rsidRDefault="005620F4" w:rsidP="007674B9">
      <w:pPr>
        <w:pStyle w:val="Heading2"/>
        <w:rPr>
          <w:b/>
          <w:bCs/>
        </w:rPr>
      </w:pPr>
      <w:bookmarkStart w:id="255" w:name="_Toc78191774"/>
      <w:r>
        <w:lastRenderedPageBreak/>
        <w:t>Relevant Legislation</w:t>
      </w:r>
      <w:bookmarkEnd w:id="255"/>
    </w:p>
    <w:p w14:paraId="04976159" w14:textId="1845AE13" w:rsidR="00CF717B" w:rsidRPr="00D02BC2" w:rsidRDefault="00D02BC2" w:rsidP="00CF717B">
      <w:r>
        <w:t>This section of the document covers</w:t>
      </w:r>
      <w:r w:rsidR="00FA3C2D">
        <w:t xml:space="preserve"> privacy and copyright legislation. </w:t>
      </w:r>
    </w:p>
    <w:p w14:paraId="0DFBFAAF" w14:textId="77777777" w:rsidR="00E40D46" w:rsidRDefault="00E40D46" w:rsidP="00E40D46">
      <w:pPr>
        <w:pStyle w:val="paragraph"/>
        <w:spacing w:before="0" w:beforeAutospacing="0" w:after="0" w:afterAutospacing="0"/>
        <w:textAlignment w:val="baseline"/>
        <w:rPr>
          <w:rFonts w:ascii="Segoe UI" w:hAnsi="Segoe UI" w:cs="Segoe UI"/>
          <w:color w:val="595959"/>
          <w:sz w:val="18"/>
          <w:szCs w:val="18"/>
        </w:rPr>
      </w:pPr>
      <w:r>
        <w:rPr>
          <w:rStyle w:val="normaltextrun"/>
          <w:rFonts w:ascii="Calibri Light" w:hAnsi="Calibri Light" w:cs="Calibri Light"/>
          <w:color w:val="595959"/>
        </w:rPr>
        <w:t>Privacy/Confidentiality</w:t>
      </w:r>
      <w:r>
        <w:rPr>
          <w:rStyle w:val="eop"/>
          <w:rFonts w:ascii="Calibri Light" w:hAnsi="Calibri Light" w:cs="Calibri Light"/>
          <w:color w:val="595959"/>
        </w:rPr>
        <w:t> </w:t>
      </w:r>
    </w:p>
    <w:p w14:paraId="16CCB7DC" w14:textId="1FA49AAC" w:rsidR="00E40D46" w:rsidRDefault="00E40D46" w:rsidP="00E40D46">
      <w:pPr>
        <w:pStyle w:val="paragraph"/>
        <w:spacing w:before="0" w:beforeAutospacing="0" w:after="0" w:afterAutospacing="0"/>
        <w:textAlignment w:val="baseline"/>
        <w:rPr>
          <w:rStyle w:val="eop"/>
          <w:rFonts w:ascii="Calibri" w:hAnsi="Calibri" w:cs="Calibri"/>
          <w:sz w:val="21"/>
          <w:szCs w:val="21"/>
        </w:rPr>
      </w:pPr>
      <w:r>
        <w:rPr>
          <w:rStyle w:val="normaltextrun"/>
          <w:rFonts w:ascii="Calibri" w:hAnsi="Calibri" w:cs="Calibri"/>
          <w:sz w:val="21"/>
          <w:szCs w:val="21"/>
        </w:rPr>
        <w:t xml:space="preserve">As per contract with Cello, the Project Owners, I will be following the New Zealand 1993 Privacy Act in which the purpose of collection shall only be collected for lawful and necessary purposes related to the functions of the organisation </w:t>
      </w:r>
      <w:del w:id="256" w:author="Author">
        <w:r w:rsidDel="00F06E89">
          <w:rPr>
            <w:rStyle w:val="normaltextrun"/>
            <w:rFonts w:ascii="Calibri" w:hAnsi="Calibri" w:cs="Calibri"/>
            <w:sz w:val="21"/>
            <w:szCs w:val="21"/>
          </w:rPr>
          <w:delText>that</w:delText>
        </w:r>
      </w:del>
      <w:ins w:id="257" w:author="Author">
        <w:r w:rsidR="00F06E89" w:rsidRPr="00F06E89">
          <w:rPr>
            <w:rStyle w:val="normaltextrun"/>
            <w:rFonts w:ascii="Calibri" w:hAnsi="Calibri" w:cs="Calibri"/>
            <w:color w:val="FF0000"/>
            <w:sz w:val="21"/>
            <w:szCs w:val="21"/>
          </w:rPr>
          <w:t>that</w:t>
        </w:r>
      </w:ins>
      <w:r>
        <w:rPr>
          <w:rStyle w:val="normaltextrun"/>
          <w:rFonts w:ascii="Calibri" w:hAnsi="Calibri" w:cs="Calibri"/>
          <w:sz w:val="21"/>
          <w:szCs w:val="21"/>
        </w:rPr>
        <w:t xml:space="preserve"> is controlling it. </w:t>
      </w:r>
      <w:r>
        <w:rPr>
          <w:rStyle w:val="eop"/>
          <w:rFonts w:ascii="Calibri" w:hAnsi="Calibri" w:cs="Calibri"/>
          <w:sz w:val="21"/>
          <w:szCs w:val="21"/>
        </w:rPr>
        <w:t> </w:t>
      </w:r>
    </w:p>
    <w:p w14:paraId="46B633CF" w14:textId="77777777" w:rsidR="00E40D46" w:rsidRDefault="00E40D46" w:rsidP="00E40D46">
      <w:pPr>
        <w:pStyle w:val="paragraph"/>
        <w:spacing w:before="0" w:beforeAutospacing="0" w:after="0" w:afterAutospacing="0"/>
        <w:textAlignment w:val="baseline"/>
        <w:rPr>
          <w:rFonts w:ascii="Segoe UI" w:hAnsi="Segoe UI" w:cs="Segoe UI"/>
          <w:sz w:val="18"/>
          <w:szCs w:val="18"/>
        </w:rPr>
      </w:pPr>
    </w:p>
    <w:p w14:paraId="56EE7193" w14:textId="77777777" w:rsidR="00E40D46" w:rsidRDefault="00E40D46" w:rsidP="00E40D46">
      <w:pPr>
        <w:pStyle w:val="paragraph"/>
        <w:spacing w:before="0" w:beforeAutospacing="0" w:after="0" w:afterAutospacing="0"/>
        <w:textAlignment w:val="baseline"/>
        <w:rPr>
          <w:rFonts w:ascii="Segoe UI" w:hAnsi="Segoe UI" w:cs="Segoe UI"/>
          <w:color w:val="595959"/>
          <w:sz w:val="18"/>
          <w:szCs w:val="18"/>
        </w:rPr>
      </w:pPr>
      <w:r>
        <w:rPr>
          <w:rStyle w:val="normaltextrun"/>
          <w:rFonts w:ascii="Calibri Light" w:hAnsi="Calibri Light" w:cs="Calibri Light"/>
          <w:color w:val="595959"/>
        </w:rPr>
        <w:t>Copyright</w:t>
      </w:r>
      <w:r>
        <w:rPr>
          <w:rStyle w:val="eop"/>
          <w:rFonts w:ascii="Calibri Light" w:hAnsi="Calibri Light" w:cs="Calibri Light"/>
          <w:color w:val="595959"/>
        </w:rPr>
        <w:t> </w:t>
      </w:r>
    </w:p>
    <w:p w14:paraId="14880B64" w14:textId="08CE7B66" w:rsidR="00E40D46" w:rsidRDefault="00E40D46" w:rsidP="00E40D4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1"/>
          <w:szCs w:val="21"/>
        </w:rPr>
        <w:t xml:space="preserve">As per contract with Cello, the Project Owners, all intellectual property </w:t>
      </w:r>
      <w:del w:id="258" w:author="Author">
        <w:r w:rsidDel="00F06E89">
          <w:rPr>
            <w:rStyle w:val="normaltextrun"/>
            <w:rFonts w:ascii="Calibri" w:hAnsi="Calibri" w:cs="Calibri"/>
            <w:sz w:val="21"/>
            <w:szCs w:val="21"/>
          </w:rPr>
          <w:delText>that</w:delText>
        </w:r>
      </w:del>
      <w:ins w:id="259" w:author="Author">
        <w:r w:rsidR="00F06E89" w:rsidRPr="00F06E89">
          <w:rPr>
            <w:rStyle w:val="normaltextrun"/>
            <w:rFonts w:ascii="Calibri" w:hAnsi="Calibri" w:cs="Calibri"/>
            <w:color w:val="FF0000"/>
            <w:sz w:val="21"/>
            <w:szCs w:val="21"/>
          </w:rPr>
          <w:t>that</w:t>
        </w:r>
      </w:ins>
      <w:r>
        <w:rPr>
          <w:rStyle w:val="normaltextrun"/>
          <w:rFonts w:ascii="Calibri" w:hAnsi="Calibri" w:cs="Calibri"/>
          <w:sz w:val="21"/>
          <w:szCs w:val="21"/>
        </w:rPr>
        <w:t xml:space="preserve"> I will be creating will be owned by Cello. </w:t>
      </w:r>
      <w:r>
        <w:rPr>
          <w:rStyle w:val="eop"/>
          <w:rFonts w:ascii="Calibri" w:hAnsi="Calibri" w:cs="Calibri"/>
          <w:sz w:val="21"/>
          <w:szCs w:val="21"/>
        </w:rPr>
        <w:t> </w:t>
      </w:r>
    </w:p>
    <w:p w14:paraId="46BDB252" w14:textId="766EDC3C" w:rsidR="008E1067" w:rsidRDefault="008E1067">
      <w:pPr>
        <w:spacing w:after="200"/>
      </w:pPr>
      <w:r>
        <w:br w:type="page"/>
      </w:r>
    </w:p>
    <w:p w14:paraId="49BE4442" w14:textId="77777777" w:rsidR="00E33775" w:rsidRPr="008C5CB6" w:rsidRDefault="00E33775" w:rsidP="00E33775">
      <w:pPr>
        <w:pStyle w:val="Heading1"/>
      </w:pPr>
      <w:bookmarkStart w:id="260" w:name="_Toc144283049"/>
      <w:r w:rsidRPr="008C5CB6">
        <w:lastRenderedPageBreak/>
        <w:t>Sustainability, Inclusive Practice and Te Tiriti o Waitangi</w:t>
      </w:r>
      <w:bookmarkEnd w:id="260"/>
    </w:p>
    <w:p w14:paraId="234D7B69" w14:textId="77777777" w:rsidR="00E33775" w:rsidRPr="008C5CB6" w:rsidRDefault="00E33775" w:rsidP="00E33775">
      <w:r w:rsidRPr="008C5CB6">
        <w:t>This section discusses the relevance of principles between Student and Industry throughout the entirety of the project.</w:t>
      </w:r>
    </w:p>
    <w:p w14:paraId="6E84200B" w14:textId="77777777" w:rsidR="00E33775" w:rsidRPr="008C5CB6" w:rsidRDefault="00E33775" w:rsidP="00E33775">
      <w:pPr>
        <w:pStyle w:val="Heading2"/>
      </w:pPr>
      <w:bookmarkStart w:id="261" w:name="_Toc144283050"/>
      <w:r w:rsidRPr="008C5CB6">
        <w:t>Relevance of Principles to Student and Industry</w:t>
      </w:r>
      <w:bookmarkEnd w:id="261"/>
    </w:p>
    <w:p w14:paraId="5DCE28FA" w14:textId="7460B365" w:rsidR="00E33775" w:rsidRDefault="00E33775" w:rsidP="00E33775">
      <w:r>
        <w:t xml:space="preserve">By developing an understanding of relevant principles, I will be able to apply them in my works and try to be aware of the principles ensuring </w:t>
      </w:r>
      <w:del w:id="262" w:author="Author">
        <w:r w:rsidDel="00F06E89">
          <w:delText>that</w:delText>
        </w:r>
      </w:del>
      <w:ins w:id="263" w:author="Author">
        <w:r w:rsidR="00F06E89" w:rsidRPr="00F06E89">
          <w:rPr>
            <w:color w:val="FF0000"/>
          </w:rPr>
          <w:t>that</w:t>
        </w:r>
      </w:ins>
      <w:r>
        <w:t xml:space="preserve"> my works respect them which brings team members together and allow for an easier working space.</w:t>
      </w:r>
    </w:p>
    <w:p w14:paraId="4906D6B6" w14:textId="77777777" w:rsidR="00E33775" w:rsidRPr="008C5CB6" w:rsidRDefault="00E33775" w:rsidP="00E33775">
      <w:pPr>
        <w:pStyle w:val="Heading2"/>
      </w:pPr>
      <w:r w:rsidRPr="008C5CB6">
        <w:t>Kaitiakitanga</w:t>
      </w:r>
    </w:p>
    <w:p w14:paraId="2667E06E" w14:textId="7A1661A7" w:rsidR="00E33775" w:rsidRDefault="00E33775" w:rsidP="00E33775">
      <w:r>
        <w:t>Monitoring and evaluating the project can identify areas where changes need to be made to be kept in line with the Kaitiakitanga principles of respecting the environment and cultural values while still being sustainable and responsible</w:t>
      </w:r>
      <w:r w:rsidR="0032488E">
        <w:t xml:space="preserve"> </w:t>
      </w:r>
      <w:sdt>
        <w:sdtPr>
          <w:id w:val="224423441"/>
          <w:citation/>
        </w:sdtPr>
        <w:sdtContent>
          <w:r w:rsidR="0032488E">
            <w:fldChar w:fldCharType="begin"/>
          </w:r>
          <w:r w:rsidR="0032488E">
            <w:rPr>
              <w:lang w:val="en-AU"/>
            </w:rPr>
            <w:instrText xml:space="preserve"> CITATION TeA \l 3081 </w:instrText>
          </w:r>
          <w:r w:rsidR="0032488E">
            <w:fldChar w:fldCharType="separate"/>
          </w:r>
          <w:r w:rsidR="005275FD">
            <w:rPr>
              <w:noProof/>
              <w:lang w:val="en-AU"/>
            </w:rPr>
            <w:t>(Te Aka, n.d.)</w:t>
          </w:r>
          <w:r w:rsidR="0032488E">
            <w:fldChar w:fldCharType="end"/>
          </w:r>
        </w:sdtContent>
      </w:sdt>
      <w:r>
        <w:t>.</w:t>
      </w:r>
    </w:p>
    <w:p w14:paraId="7A19AD68" w14:textId="77777777" w:rsidR="00E33775" w:rsidRPr="008C5CB6" w:rsidRDefault="00E33775" w:rsidP="00E33775">
      <w:pPr>
        <w:pStyle w:val="Heading2"/>
      </w:pPr>
      <w:r w:rsidRPr="008C5CB6">
        <w:t>Rangatiratanga</w:t>
      </w:r>
    </w:p>
    <w:p w14:paraId="461E59A1" w14:textId="40101B81" w:rsidR="00E33775" w:rsidRDefault="00E33775" w:rsidP="00E33775">
      <w:r>
        <w:t>Developing an involved open discussion establishes collaborative work and enables open communication allowing for the freedom of creativity and expression of ideas and perspectives</w:t>
      </w:r>
      <w:r w:rsidR="007C5A8B">
        <w:t xml:space="preserve"> </w:t>
      </w:r>
      <w:sdt>
        <w:sdtPr>
          <w:id w:val="-867451357"/>
          <w:citation/>
        </w:sdtPr>
        <w:sdtContent>
          <w:r w:rsidR="007C5A8B">
            <w:fldChar w:fldCharType="begin"/>
          </w:r>
          <w:r w:rsidR="007C5A8B">
            <w:rPr>
              <w:lang w:val="en-AU"/>
            </w:rPr>
            <w:instrText xml:space="preserve"> CITATION TeA1 \l 3081 </w:instrText>
          </w:r>
          <w:r w:rsidR="007C5A8B">
            <w:fldChar w:fldCharType="separate"/>
          </w:r>
          <w:r w:rsidR="005275FD">
            <w:rPr>
              <w:noProof/>
              <w:lang w:val="en-AU"/>
            </w:rPr>
            <w:t>(Te Aka, n.d.)</w:t>
          </w:r>
          <w:r w:rsidR="007C5A8B">
            <w:fldChar w:fldCharType="end"/>
          </w:r>
        </w:sdtContent>
      </w:sdt>
      <w:r>
        <w:t>.</w:t>
      </w:r>
    </w:p>
    <w:p w14:paraId="1561503B" w14:textId="77777777" w:rsidR="00E33775" w:rsidRPr="008C5CB6" w:rsidRDefault="00E33775" w:rsidP="00E33775">
      <w:pPr>
        <w:pStyle w:val="Heading2"/>
      </w:pPr>
      <w:r w:rsidRPr="008C5CB6">
        <w:t>Whanaungatanga</w:t>
      </w:r>
    </w:p>
    <w:p w14:paraId="514F99A3" w14:textId="7308661B" w:rsidR="00E33775" w:rsidRPr="00F67BAB" w:rsidRDefault="00E33775" w:rsidP="00E33775">
      <w:r>
        <w:t>Encouraging collaborative work and having open minded discussions to enable everyone to have a voice will help develop relationships and bring team members together</w:t>
      </w:r>
      <w:r w:rsidR="00A10605">
        <w:t xml:space="preserve"> </w:t>
      </w:r>
      <w:sdt>
        <w:sdtPr>
          <w:id w:val="-913853314"/>
          <w:citation/>
        </w:sdtPr>
        <w:sdtContent>
          <w:r w:rsidR="00A10605">
            <w:fldChar w:fldCharType="begin"/>
          </w:r>
          <w:r w:rsidR="00A10605">
            <w:rPr>
              <w:lang w:val="en-AU"/>
            </w:rPr>
            <w:instrText xml:space="preserve"> CITATION TeA2 \l 3081 </w:instrText>
          </w:r>
          <w:r w:rsidR="00A10605">
            <w:fldChar w:fldCharType="separate"/>
          </w:r>
          <w:r w:rsidR="005275FD">
            <w:rPr>
              <w:noProof/>
              <w:lang w:val="en-AU"/>
            </w:rPr>
            <w:t>(Te Aka, n.d.)</w:t>
          </w:r>
          <w:r w:rsidR="00A10605">
            <w:fldChar w:fldCharType="end"/>
          </w:r>
        </w:sdtContent>
      </w:sdt>
      <w:r>
        <w:t>.</w:t>
      </w:r>
    </w:p>
    <w:p w14:paraId="75C5D083" w14:textId="77777777" w:rsidR="00E33775" w:rsidRPr="008C5CB6" w:rsidRDefault="00E33775" w:rsidP="00E33775">
      <w:pPr>
        <w:pStyle w:val="Heading2"/>
      </w:pPr>
      <w:r w:rsidRPr="008C5CB6">
        <w:t>Mana Reo</w:t>
      </w:r>
    </w:p>
    <w:p w14:paraId="23E66205" w14:textId="3CCF2480" w:rsidR="003D125E" w:rsidRPr="00340725" w:rsidRDefault="00E33775" w:rsidP="00062ADE">
      <w:pPr>
        <w:rPr>
          <w:b/>
          <w:bCs/>
          <w:highlight w:val="yellow"/>
        </w:rPr>
      </w:pPr>
      <w:r>
        <w:t xml:space="preserve">I will use relevant languages with the project team so </w:t>
      </w:r>
      <w:del w:id="264" w:author="Author">
        <w:r w:rsidDel="00F06E89">
          <w:delText>that</w:delText>
        </w:r>
      </w:del>
      <w:ins w:id="265" w:author="Author">
        <w:r w:rsidR="00F06E89" w:rsidRPr="00F06E89">
          <w:rPr>
            <w:color w:val="FF0000"/>
          </w:rPr>
          <w:t>that</w:t>
        </w:r>
      </w:ins>
      <w:r>
        <w:t xml:space="preserve"> they are comfortable and can enhance cultural awareness</w:t>
      </w:r>
      <w:r w:rsidR="00D721E5">
        <w:t xml:space="preserve"> </w:t>
      </w:r>
      <w:sdt>
        <w:sdtPr>
          <w:id w:val="1193573226"/>
          <w:citation/>
        </w:sdtPr>
        <w:sdtContent>
          <w:r w:rsidR="00D721E5">
            <w:fldChar w:fldCharType="begin"/>
          </w:r>
          <w:r w:rsidR="00D721E5">
            <w:rPr>
              <w:lang w:val="en-AU"/>
            </w:rPr>
            <w:instrText xml:space="preserve"> CITATION Tak \l 3081 </w:instrText>
          </w:r>
          <w:r w:rsidR="00D721E5">
            <w:fldChar w:fldCharType="separate"/>
          </w:r>
          <w:r w:rsidR="005275FD">
            <w:rPr>
              <w:noProof/>
              <w:lang w:val="en-AU"/>
            </w:rPr>
            <w:t>(Takai, n.d.)</w:t>
          </w:r>
          <w:r w:rsidR="00D721E5">
            <w:fldChar w:fldCharType="end"/>
          </w:r>
        </w:sdtContent>
      </w:sdt>
      <w:r>
        <w:t>.</w:t>
      </w:r>
    </w:p>
    <w:p w14:paraId="7D696CA2" w14:textId="77777777" w:rsidR="003D125E" w:rsidRDefault="003D125E" w:rsidP="003D125E">
      <w:pPr>
        <w:pBdr>
          <w:bottom w:val="single" w:sz="6" w:space="1" w:color="auto"/>
        </w:pBdr>
        <w:rPr>
          <w:b/>
          <w:bCs/>
          <w:highlight w:val="yellow"/>
        </w:rPr>
      </w:pPr>
    </w:p>
    <w:p w14:paraId="624D8181" w14:textId="526E2F84" w:rsidR="008E1067" w:rsidRDefault="008E1067">
      <w:pPr>
        <w:spacing w:after="200"/>
      </w:pPr>
      <w:r>
        <w:br w:type="page"/>
      </w:r>
    </w:p>
    <w:p w14:paraId="717544FB" w14:textId="5FC2492F" w:rsidR="0011792B" w:rsidRDefault="0011792B" w:rsidP="0011792B">
      <w:pPr>
        <w:pStyle w:val="Heading1"/>
      </w:pPr>
      <w:bookmarkStart w:id="266" w:name="_Toc78191781"/>
      <w:r>
        <w:lastRenderedPageBreak/>
        <w:t>Self-Assessments</w:t>
      </w:r>
      <w:bookmarkEnd w:id="266"/>
    </w:p>
    <w:p w14:paraId="17774FAF" w14:textId="34AEA55B" w:rsidR="0011792B" w:rsidRPr="002B5EAE" w:rsidRDefault="00CC633E" w:rsidP="0011792B">
      <w:r w:rsidRPr="002B5EAE">
        <w:t xml:space="preserve">The following section </w:t>
      </w:r>
      <w:r w:rsidR="002B5EAE" w:rsidRPr="002B5EAE">
        <w:t>shows assessment, from both the Academic and Industry Supervisors, of the student whom is working on the project</w:t>
      </w:r>
    </w:p>
    <w:p w14:paraId="3AE4573B" w14:textId="34E2792D" w:rsidR="0011792B" w:rsidRDefault="0011792B" w:rsidP="0011792B">
      <w:pPr>
        <w:pStyle w:val="Heading2"/>
      </w:pPr>
      <w:bookmarkStart w:id="267" w:name="_Toc78191782"/>
      <w:r>
        <w:t xml:space="preserve">Halfway </w:t>
      </w:r>
      <w:r w:rsidR="00135053" w:rsidRPr="0011792B">
        <w:t>Self-Assessment</w:t>
      </w:r>
      <w:bookmarkEnd w:id="267"/>
    </w:p>
    <w:p w14:paraId="570F7206" w14:textId="5F4F7C0B" w:rsidR="00C528C1" w:rsidRPr="00A724C1" w:rsidRDefault="00794FAA" w:rsidP="00C528C1">
      <w:pPr>
        <w:pStyle w:val="Heading3"/>
      </w:pPr>
      <w:r>
        <w:rPr>
          <w:noProof/>
        </w:rPr>
        <w:drawing>
          <wp:anchor distT="0" distB="0" distL="114300" distR="114300" simplePos="0" relativeHeight="251665411" behindDoc="0" locked="0" layoutInCell="1" allowOverlap="1" wp14:anchorId="42B0D07D" wp14:editId="4A81ECAE">
            <wp:simplePos x="0" y="0"/>
            <wp:positionH relativeFrom="column">
              <wp:posOffset>-638244</wp:posOffset>
            </wp:positionH>
            <wp:positionV relativeFrom="paragraph">
              <wp:posOffset>253648</wp:posOffset>
            </wp:positionV>
            <wp:extent cx="7324253" cy="5178812"/>
            <wp:effectExtent l="0" t="0" r="0" b="3175"/>
            <wp:wrapNone/>
            <wp:docPr id="210630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08194" name=""/>
                    <pic:cNvPicPr/>
                  </pic:nvPicPr>
                  <pic:blipFill>
                    <a:blip r:embed="rId39"/>
                    <a:stretch>
                      <a:fillRect/>
                    </a:stretch>
                  </pic:blipFill>
                  <pic:spPr>
                    <a:xfrm>
                      <a:off x="0" y="0"/>
                      <a:ext cx="7332892" cy="5184920"/>
                    </a:xfrm>
                    <a:prstGeom prst="rect">
                      <a:avLst/>
                    </a:prstGeom>
                  </pic:spPr>
                </pic:pic>
              </a:graphicData>
            </a:graphic>
            <wp14:sizeRelH relativeFrom="page">
              <wp14:pctWidth>0</wp14:pctWidth>
            </wp14:sizeRelH>
            <wp14:sizeRelV relativeFrom="page">
              <wp14:pctHeight>0</wp14:pctHeight>
            </wp14:sizeRelV>
          </wp:anchor>
        </w:drawing>
      </w:r>
      <w:r w:rsidR="00C528C1">
        <w:t>Academic</w:t>
      </w:r>
    </w:p>
    <w:p w14:paraId="13A90AC9" w14:textId="6B600FEA" w:rsidR="00C528C1" w:rsidRPr="00C528C1" w:rsidRDefault="00C528C1" w:rsidP="00C528C1"/>
    <w:p w14:paraId="7DC02BA2" w14:textId="39686558" w:rsidR="00C528C1" w:rsidRDefault="00C528C1">
      <w:pPr>
        <w:spacing w:after="200" w:line="288" w:lineRule="auto"/>
        <w:rPr>
          <w:rFonts w:asciiTheme="majorHAnsi" w:eastAsiaTheme="majorEastAsia" w:hAnsiTheme="majorHAnsi" w:cstheme="majorBidi"/>
          <w:color w:val="595959" w:themeColor="text1" w:themeTint="A6"/>
          <w:szCs w:val="24"/>
        </w:rPr>
      </w:pPr>
      <w:r>
        <w:br w:type="page"/>
      </w:r>
    </w:p>
    <w:p w14:paraId="32F7919F" w14:textId="69266E57" w:rsidR="0011792B" w:rsidRDefault="00792E4D" w:rsidP="0011792B">
      <w:pPr>
        <w:pStyle w:val="Heading3"/>
      </w:pPr>
      <w:r>
        <w:rPr>
          <w:noProof/>
        </w:rPr>
        <w:lastRenderedPageBreak/>
        <w:drawing>
          <wp:anchor distT="0" distB="0" distL="114300" distR="114300" simplePos="0" relativeHeight="251666435" behindDoc="0" locked="0" layoutInCell="1" allowOverlap="1" wp14:anchorId="274AE3AC" wp14:editId="19BD971D">
            <wp:simplePos x="0" y="0"/>
            <wp:positionH relativeFrom="column">
              <wp:posOffset>-156172</wp:posOffset>
            </wp:positionH>
            <wp:positionV relativeFrom="paragraph">
              <wp:posOffset>189865</wp:posOffset>
            </wp:positionV>
            <wp:extent cx="6407659" cy="4526732"/>
            <wp:effectExtent l="0" t="0" r="0" b="7620"/>
            <wp:wrapNone/>
            <wp:docPr id="234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7659" cy="4526732"/>
                    </a:xfrm>
                    <a:prstGeom prst="rect">
                      <a:avLst/>
                    </a:prstGeom>
                    <a:noFill/>
                    <a:ln>
                      <a:noFill/>
                    </a:ln>
                  </pic:spPr>
                </pic:pic>
              </a:graphicData>
            </a:graphic>
            <wp14:sizeRelH relativeFrom="page">
              <wp14:pctWidth>0</wp14:pctWidth>
            </wp14:sizeRelH>
            <wp14:sizeRelV relativeFrom="page">
              <wp14:pctHeight>0</wp14:pctHeight>
            </wp14:sizeRelV>
          </wp:anchor>
        </w:drawing>
      </w:r>
      <w:r w:rsidR="0011792B">
        <w:t>Industry</w:t>
      </w:r>
    </w:p>
    <w:p w14:paraId="6D8C8426" w14:textId="427A4E9B" w:rsidR="002B5EAE" w:rsidRPr="002B5EAE" w:rsidRDefault="002B5EAE" w:rsidP="002B5EAE"/>
    <w:p w14:paraId="7E6567E1" w14:textId="7E131595" w:rsidR="0011792B" w:rsidRDefault="00792E4D" w:rsidP="002B5EAE">
      <w:r>
        <w:rPr>
          <w:noProof/>
        </w:rPr>
        <w:drawing>
          <wp:anchor distT="0" distB="0" distL="114300" distR="114300" simplePos="0" relativeHeight="251667459" behindDoc="0" locked="0" layoutInCell="1" allowOverlap="1" wp14:anchorId="2EC180E1" wp14:editId="5A7987B5">
            <wp:simplePos x="0" y="0"/>
            <wp:positionH relativeFrom="column">
              <wp:posOffset>-230322</wp:posOffset>
            </wp:positionH>
            <wp:positionV relativeFrom="paragraph">
              <wp:posOffset>4113474</wp:posOffset>
            </wp:positionV>
            <wp:extent cx="6563763" cy="4646868"/>
            <wp:effectExtent l="0" t="0" r="8890" b="1905"/>
            <wp:wrapNone/>
            <wp:docPr id="69962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63763" cy="4646868"/>
                    </a:xfrm>
                    <a:prstGeom prst="rect">
                      <a:avLst/>
                    </a:prstGeom>
                    <a:noFill/>
                    <a:ln>
                      <a:noFill/>
                    </a:ln>
                  </pic:spPr>
                </pic:pic>
              </a:graphicData>
            </a:graphic>
            <wp14:sizeRelH relativeFrom="page">
              <wp14:pctWidth>0</wp14:pctWidth>
            </wp14:sizeRelH>
            <wp14:sizeRelV relativeFrom="page">
              <wp14:pctHeight>0</wp14:pctHeight>
            </wp14:sizeRelV>
          </wp:anchor>
        </w:drawing>
      </w:r>
      <w:r w:rsidR="0011792B">
        <w:br w:type="page"/>
      </w:r>
    </w:p>
    <w:p w14:paraId="1CEE4DA0" w14:textId="65F4E026" w:rsidR="0011792B" w:rsidRDefault="0011792B" w:rsidP="00296962">
      <w:pPr>
        <w:pStyle w:val="Heading1"/>
      </w:pPr>
      <w:bookmarkStart w:id="268" w:name="_Toc78191784"/>
      <w:r>
        <w:lastRenderedPageBreak/>
        <w:t>Reflections</w:t>
      </w:r>
      <w:bookmarkEnd w:id="268"/>
    </w:p>
    <w:p w14:paraId="2D664E38" w14:textId="2D2257D4" w:rsidR="00296962" w:rsidRPr="00296962" w:rsidRDefault="00296962" w:rsidP="00296962">
      <w:r>
        <w:t>In this section it will cover the approach to</w:t>
      </w:r>
      <w:r w:rsidR="005F17B5">
        <w:t xml:space="preserve"> reflections </w:t>
      </w:r>
      <w:r w:rsidR="00CF1667">
        <w:t>throughout</w:t>
      </w:r>
      <w:r w:rsidR="005F17B5">
        <w:t xml:space="preserve"> the lifecycle of the project.</w:t>
      </w:r>
      <w:r>
        <w:tab/>
      </w:r>
    </w:p>
    <w:p w14:paraId="20519033" w14:textId="7E179481" w:rsidR="0011792B" w:rsidRDefault="0011792B" w:rsidP="005F17B5">
      <w:pPr>
        <w:pStyle w:val="Heading2"/>
      </w:pPr>
      <w:bookmarkStart w:id="269" w:name="_Toc78191785"/>
      <w:r>
        <w:t>Approach</w:t>
      </w:r>
      <w:bookmarkEnd w:id="269"/>
    </w:p>
    <w:p w14:paraId="1889839C" w14:textId="71B8113F" w:rsidR="005F17B5" w:rsidRDefault="00FB1E25" w:rsidP="005F17B5">
      <w:r>
        <w:t xml:space="preserve">There will be many approaches to taking reflections depending on the situation and what happens to be around at the time. Majority of the time it will be taken either on a </w:t>
      </w:r>
      <w:r w:rsidR="007207F2">
        <w:t>note’s</w:t>
      </w:r>
      <w:r>
        <w:t xml:space="preserve"> app on a phone or within a document saved in OneDrive</w:t>
      </w:r>
      <w:r w:rsidR="007207F2">
        <w:t xml:space="preserve"> in a note format</w:t>
      </w:r>
      <w:r>
        <w:t>.</w:t>
      </w:r>
      <w:r w:rsidR="007207F2">
        <w:t xml:space="preserve"> The notes will help reflect on lessons</w:t>
      </w:r>
      <w:r w:rsidR="00D93998">
        <w:t xml:space="preserve">, journey and important aspects </w:t>
      </w:r>
      <w:del w:id="270" w:author="Author">
        <w:r w:rsidR="00D93998" w:rsidDel="00F06E89">
          <w:delText>that</w:delText>
        </w:r>
      </w:del>
      <w:ins w:id="271" w:author="Author">
        <w:r w:rsidR="00F06E89" w:rsidRPr="00F06E89">
          <w:rPr>
            <w:color w:val="FF0000"/>
          </w:rPr>
          <w:t>that</w:t>
        </w:r>
      </w:ins>
      <w:r w:rsidR="00D93998">
        <w:t xml:space="preserve"> need to be noted down</w:t>
      </w:r>
      <w:r w:rsidR="007207F2">
        <w:t>.</w:t>
      </w:r>
    </w:p>
    <w:p w14:paraId="22DA8AFA" w14:textId="77777777" w:rsidR="00DB0797" w:rsidRDefault="00DB0797" w:rsidP="005F17B5"/>
    <w:p w14:paraId="2902E322" w14:textId="77777777" w:rsidR="00DB0797" w:rsidRDefault="00DB0797" w:rsidP="00DB0797">
      <w:pPr>
        <w:spacing w:after="0"/>
      </w:pPr>
      <w:r>
        <w:t xml:space="preserve">Week 1: </w:t>
      </w:r>
    </w:p>
    <w:p w14:paraId="6ED045AC" w14:textId="77777777" w:rsidR="00DB0797" w:rsidRDefault="00DB0797" w:rsidP="00DB0797">
      <w:pPr>
        <w:pStyle w:val="ListParagraph"/>
        <w:numPr>
          <w:ilvl w:val="0"/>
          <w:numId w:val="17"/>
        </w:numPr>
        <w:spacing w:after="0" w:line="259" w:lineRule="auto"/>
      </w:pPr>
      <w:r>
        <w:t>Wish I got more organized onto my CV for projects and started on making my Project Proposal more fleshed out.</w:t>
      </w:r>
    </w:p>
    <w:p w14:paraId="470DCBC6" w14:textId="77777777" w:rsidR="00DB0797" w:rsidRDefault="00DB0797" w:rsidP="00DB0797">
      <w:pPr>
        <w:spacing w:after="0"/>
      </w:pPr>
      <w:r>
        <w:t>Week 2:</w:t>
      </w:r>
    </w:p>
    <w:p w14:paraId="774F412B" w14:textId="77777777" w:rsidR="00DB0797" w:rsidRDefault="00DB0797" w:rsidP="00DB0797">
      <w:pPr>
        <w:pStyle w:val="ListParagraph"/>
        <w:numPr>
          <w:ilvl w:val="0"/>
          <w:numId w:val="17"/>
        </w:numPr>
        <w:spacing w:after="0" w:line="259" w:lineRule="auto"/>
      </w:pPr>
      <w:r>
        <w:t>N/A</w:t>
      </w:r>
    </w:p>
    <w:p w14:paraId="36841172" w14:textId="77777777" w:rsidR="00DB0797" w:rsidRDefault="00DB0797" w:rsidP="00DB0797">
      <w:pPr>
        <w:spacing w:after="0"/>
      </w:pPr>
      <w:r>
        <w:t xml:space="preserve">Week 3: </w:t>
      </w:r>
    </w:p>
    <w:p w14:paraId="039E21F4" w14:textId="77777777" w:rsidR="00DB0797" w:rsidRDefault="00DB0797" w:rsidP="00DB0797">
      <w:pPr>
        <w:pStyle w:val="ListParagraph"/>
        <w:numPr>
          <w:ilvl w:val="0"/>
          <w:numId w:val="17"/>
        </w:numPr>
        <w:spacing w:after="0" w:line="259" w:lineRule="auto"/>
      </w:pPr>
      <w:r>
        <w:t>I was looking to get the project proposal initial draft done during this week or the following week but due to meeting times I was unable to do so.</w:t>
      </w:r>
    </w:p>
    <w:p w14:paraId="64893174" w14:textId="77777777" w:rsidR="00DB0797" w:rsidRDefault="00DB0797" w:rsidP="00DB0797">
      <w:pPr>
        <w:spacing w:after="0"/>
      </w:pPr>
      <w:r>
        <w:t xml:space="preserve">Week 4: </w:t>
      </w:r>
    </w:p>
    <w:p w14:paraId="7E3B2899" w14:textId="3D7A9A6B" w:rsidR="00DB0797" w:rsidRDefault="00DB0797" w:rsidP="00DB0797">
      <w:pPr>
        <w:pStyle w:val="ListParagraph"/>
        <w:numPr>
          <w:ilvl w:val="0"/>
          <w:numId w:val="17"/>
        </w:numPr>
        <w:spacing w:after="0" w:line="259" w:lineRule="auto"/>
      </w:pPr>
      <w:r>
        <w:t xml:space="preserve">Same as week 3, though I got a meeting at the end of the week which was blocked out for 30 minutes and I didn't get much information </w:t>
      </w:r>
      <w:del w:id="272" w:author="Author">
        <w:r w:rsidDel="00F06E89">
          <w:delText>that</w:delText>
        </w:r>
      </w:del>
      <w:ins w:id="273" w:author="Author">
        <w:r w:rsidR="00F06E89" w:rsidRPr="00F06E89">
          <w:rPr>
            <w:color w:val="FF0000"/>
          </w:rPr>
          <w:t>that</w:t>
        </w:r>
      </w:ins>
      <w:r>
        <w:t xml:space="preserve"> I wanted to. A lot of "Business" words thrown around and not much around the project itself. In Person meeting possibly would have been better for this?</w:t>
      </w:r>
    </w:p>
    <w:p w14:paraId="3E916048" w14:textId="77777777" w:rsidR="00DB0797" w:rsidRDefault="00DB0797" w:rsidP="00DB0797">
      <w:pPr>
        <w:spacing w:after="0"/>
      </w:pPr>
      <w:r>
        <w:t xml:space="preserve">Week 5: </w:t>
      </w:r>
    </w:p>
    <w:p w14:paraId="6A2776CE" w14:textId="2382D084" w:rsidR="00DB0797" w:rsidRDefault="00DB0797" w:rsidP="00DB0797">
      <w:pPr>
        <w:pStyle w:val="ListParagraph"/>
        <w:numPr>
          <w:ilvl w:val="0"/>
          <w:numId w:val="17"/>
        </w:numPr>
        <w:spacing w:after="0" w:line="259" w:lineRule="auto"/>
      </w:pPr>
      <w:r>
        <w:t xml:space="preserve">It wasn't till the end of this week </w:t>
      </w:r>
      <w:del w:id="274" w:author="Author">
        <w:r w:rsidDel="00F06E89">
          <w:delText>that</w:delText>
        </w:r>
      </w:del>
      <w:ins w:id="275" w:author="Author">
        <w:r w:rsidR="00F06E89" w:rsidRPr="00F06E89">
          <w:rPr>
            <w:color w:val="FF0000"/>
          </w:rPr>
          <w:t>that</w:t>
        </w:r>
      </w:ins>
      <w:r>
        <w:t xml:space="preserve"> I was able to fully understand what my project was due Industry Supervisor not liking my Project Goals and saying it "in plain English". During these 5 weeks I did feel like the timeline for the class was very "Cookie Cutter" as it felt like it suited other locations (i.e., Jade) better.</w:t>
      </w:r>
    </w:p>
    <w:p w14:paraId="0705B613" w14:textId="77777777" w:rsidR="00DB0797" w:rsidRDefault="00DB0797" w:rsidP="00DB0797">
      <w:pPr>
        <w:spacing w:after="0"/>
      </w:pPr>
      <w:r>
        <w:t xml:space="preserve">Week 6: </w:t>
      </w:r>
    </w:p>
    <w:p w14:paraId="0126A656" w14:textId="77777777" w:rsidR="00DB0797" w:rsidRDefault="00DB0797" w:rsidP="00DB0797">
      <w:pPr>
        <w:pStyle w:val="ListParagraph"/>
        <w:numPr>
          <w:ilvl w:val="0"/>
          <w:numId w:val="17"/>
        </w:numPr>
        <w:spacing w:after="0" w:line="259" w:lineRule="auto"/>
      </w:pPr>
      <w:r>
        <w:t>I had planned to start working on the Project itself at this stage though with the project proposal not completed I was unable to.</w:t>
      </w:r>
    </w:p>
    <w:p w14:paraId="42C7E3E5" w14:textId="77777777" w:rsidR="00DB0797" w:rsidRDefault="00DB0797" w:rsidP="00DB0797">
      <w:pPr>
        <w:spacing w:after="0"/>
      </w:pPr>
      <w:r>
        <w:t xml:space="preserve">Week 7: </w:t>
      </w:r>
    </w:p>
    <w:p w14:paraId="097E99F1" w14:textId="6C862307" w:rsidR="00DB0797" w:rsidRDefault="00DB0797" w:rsidP="00DB0797">
      <w:pPr>
        <w:pStyle w:val="ListParagraph"/>
        <w:numPr>
          <w:ilvl w:val="0"/>
          <w:numId w:val="17"/>
        </w:numPr>
        <w:spacing w:after="0" w:line="259" w:lineRule="auto"/>
      </w:pPr>
      <w:r>
        <w:t xml:space="preserve">Was able to "start work" on the project though I was in, what Cello calls the discovery phase which was a research phase. I did find in the following meeting </w:t>
      </w:r>
      <w:del w:id="276" w:author="Author">
        <w:r w:rsidDel="00F06E89">
          <w:delText>that</w:delText>
        </w:r>
      </w:del>
      <w:ins w:id="277" w:author="Author">
        <w:r w:rsidR="00F06E89" w:rsidRPr="00F06E89">
          <w:rPr>
            <w:color w:val="FF0000"/>
          </w:rPr>
          <w:t>that</w:t>
        </w:r>
      </w:ins>
      <w:r>
        <w:t xml:space="preserve"> some of this research phase was "useless" in terms of they were looking for an "out of the box" solution to keep </w:t>
      </w:r>
      <w:r w:rsidRPr="00484361">
        <w:t>maintenance</w:t>
      </w:r>
      <w:r>
        <w:t xml:space="preserve"> as low as possible meaning a lot of the more custom route (i.e., developing own code projects) was for naught.</w:t>
      </w:r>
    </w:p>
    <w:p w14:paraId="58E47802" w14:textId="77777777" w:rsidR="00DB0797" w:rsidRDefault="00DB0797" w:rsidP="00DB0797">
      <w:pPr>
        <w:spacing w:after="0"/>
      </w:pPr>
      <w:r>
        <w:t xml:space="preserve">Week 8: </w:t>
      </w:r>
    </w:p>
    <w:p w14:paraId="4FDCCD2D" w14:textId="77777777" w:rsidR="00DB0797" w:rsidRDefault="00DB0797" w:rsidP="00DB0797">
      <w:pPr>
        <w:pStyle w:val="ListParagraph"/>
        <w:numPr>
          <w:ilvl w:val="0"/>
          <w:numId w:val="17"/>
        </w:numPr>
        <w:spacing w:after="0" w:line="259" w:lineRule="auto"/>
      </w:pPr>
      <w:r>
        <w:t>Was unable to get a meeting with Industry due to events on their end, decided to "merge" this week with the following phase so I was in a Design mode but also in Discovery. Doing this did help with making dataflow and understanding how things would work more as I could rule out potential discoveries in my designs.</w:t>
      </w:r>
    </w:p>
    <w:p w14:paraId="64B81921" w14:textId="77777777" w:rsidR="00DB0797" w:rsidRDefault="00DB0797" w:rsidP="00DB0797">
      <w:pPr>
        <w:spacing w:after="0"/>
      </w:pPr>
      <w:r>
        <w:t xml:space="preserve">Week 9: </w:t>
      </w:r>
    </w:p>
    <w:p w14:paraId="05A8E268" w14:textId="70FAC3E4" w:rsidR="00DB0797" w:rsidRDefault="00DB0797" w:rsidP="00DB0797">
      <w:pPr>
        <w:pStyle w:val="ListParagraph"/>
        <w:numPr>
          <w:ilvl w:val="0"/>
          <w:numId w:val="17"/>
        </w:numPr>
        <w:spacing w:after="0" w:line="259" w:lineRule="auto"/>
      </w:pPr>
      <w:r>
        <w:lastRenderedPageBreak/>
        <w:t xml:space="preserve">Was able to get a meeting with Industry early in the week and they were happy </w:t>
      </w:r>
      <w:del w:id="278" w:author="Author">
        <w:r w:rsidDel="00F06E89">
          <w:delText>that</w:delText>
        </w:r>
      </w:del>
      <w:ins w:id="279" w:author="Author">
        <w:r w:rsidR="00F06E89" w:rsidRPr="00F06E89">
          <w:rPr>
            <w:color w:val="FF0000"/>
          </w:rPr>
          <w:t>that</w:t>
        </w:r>
      </w:ins>
      <w:r>
        <w:t xml:space="preserve"> I had moved on from the Discovery phase into a Design phased and were happy with the 6 designs I had put forward to them, after their consideration and discussion around the designs we had elected 3 of them to be merged into one design.</w:t>
      </w:r>
    </w:p>
    <w:p w14:paraId="3B0253F9" w14:textId="77777777" w:rsidR="00DB0797" w:rsidRDefault="00DB0797" w:rsidP="00DB0797">
      <w:pPr>
        <w:spacing w:after="0"/>
      </w:pPr>
      <w:r>
        <w:t xml:space="preserve">Week 1 (Holiday): </w:t>
      </w:r>
    </w:p>
    <w:p w14:paraId="635C4707" w14:textId="77777777" w:rsidR="00DB0797" w:rsidRDefault="00DB0797" w:rsidP="00DB0797">
      <w:pPr>
        <w:pStyle w:val="ListParagraph"/>
        <w:numPr>
          <w:ilvl w:val="0"/>
          <w:numId w:val="17"/>
        </w:numPr>
        <w:spacing w:after="0" w:line="259" w:lineRule="auto"/>
      </w:pPr>
      <w:r>
        <w:t>Sadly, couldn’t get much work during this time as a family member had become sick which has impacted my project greatly as I have lost basically 40 hours, potentially not making it to the 1/2-way mark by the end of Week 10</w:t>
      </w:r>
    </w:p>
    <w:p w14:paraId="661DD3FF" w14:textId="77777777" w:rsidR="00DB0797" w:rsidRDefault="00DB0797" w:rsidP="00DB0797">
      <w:pPr>
        <w:spacing w:after="0"/>
      </w:pPr>
      <w:r>
        <w:t xml:space="preserve">Week 2 (Holiday): </w:t>
      </w:r>
    </w:p>
    <w:p w14:paraId="1B9B1F0C" w14:textId="504CF491" w:rsidR="00DB0797" w:rsidRPr="005F17B5" w:rsidRDefault="00DB0797" w:rsidP="005F17B5">
      <w:pPr>
        <w:pStyle w:val="ListParagraph"/>
        <w:numPr>
          <w:ilvl w:val="0"/>
          <w:numId w:val="17"/>
        </w:numPr>
        <w:spacing w:after="0" w:line="259" w:lineRule="auto"/>
      </w:pPr>
      <w:r>
        <w:t xml:space="preserve">Trying to catch up on all the work </w:t>
      </w:r>
      <w:del w:id="280" w:author="Author">
        <w:r w:rsidDel="00F06E89">
          <w:delText>that</w:delText>
        </w:r>
      </w:del>
      <w:ins w:id="281" w:author="Author">
        <w:r w:rsidR="00F06E89" w:rsidRPr="00F06E89">
          <w:rPr>
            <w:color w:val="FF0000"/>
          </w:rPr>
          <w:t>that</w:t>
        </w:r>
      </w:ins>
      <w:r>
        <w:t xml:space="preserve"> I missed out on last week. Was finally able to get my hands on some testing data and was able to put together the parts </w:t>
      </w:r>
      <w:del w:id="282" w:author="Author">
        <w:r w:rsidDel="00F06E89">
          <w:delText>that</w:delText>
        </w:r>
      </w:del>
      <w:ins w:id="283" w:author="Author">
        <w:r w:rsidR="00F06E89" w:rsidRPr="00F06E89">
          <w:rPr>
            <w:color w:val="FF0000"/>
          </w:rPr>
          <w:t>that</w:t>
        </w:r>
      </w:ins>
      <w:r>
        <w:t xml:space="preserve"> I was able to work on during the previous week and start debugging.</w:t>
      </w:r>
    </w:p>
    <w:p w14:paraId="7415C380" w14:textId="77777777" w:rsidR="0011792B" w:rsidRDefault="0011792B" w:rsidP="0011792B">
      <w:pPr>
        <w:pBdr>
          <w:bottom w:val="single" w:sz="6" w:space="1" w:color="auto"/>
        </w:pBdr>
      </w:pPr>
    </w:p>
    <w:p w14:paraId="69F50150" w14:textId="5B794BAE" w:rsidR="00DB0797" w:rsidRDefault="0011792B" w:rsidP="00DB0797">
      <w:pPr>
        <w:pStyle w:val="Heading2"/>
      </w:pPr>
      <w:bookmarkStart w:id="284" w:name="_Toc78191786"/>
      <w:r>
        <w:t>Halfway Report</w:t>
      </w:r>
      <w:bookmarkEnd w:id="284"/>
    </w:p>
    <w:p w14:paraId="6C472A02" w14:textId="77777777" w:rsidR="00DB0797" w:rsidRDefault="00DB0797" w:rsidP="00DB0797">
      <w:pPr>
        <w:spacing w:after="0"/>
      </w:pPr>
      <w:r>
        <w:t>Week 10:</w:t>
      </w:r>
    </w:p>
    <w:p w14:paraId="012385A4" w14:textId="77777777" w:rsidR="00DB0797" w:rsidRDefault="00DB0797" w:rsidP="00DB0797">
      <w:pPr>
        <w:pStyle w:val="ListParagraph"/>
        <w:numPr>
          <w:ilvl w:val="0"/>
          <w:numId w:val="18"/>
        </w:numPr>
        <w:spacing w:after="0" w:line="259" w:lineRule="auto"/>
      </w:pPr>
      <w:r>
        <w:t>Halfway report was due in at the end of this week, due to lack of time management and having issues with the documentation I was unable to submit this on time and will be delayed as checks by Peter will still need to happen.</w:t>
      </w:r>
    </w:p>
    <w:p w14:paraId="4ACAA23E" w14:textId="77777777" w:rsidR="00DB0797" w:rsidRDefault="00DB0797" w:rsidP="00DB0797">
      <w:pPr>
        <w:pStyle w:val="ListParagraph"/>
        <w:numPr>
          <w:ilvl w:val="0"/>
          <w:numId w:val="18"/>
        </w:numPr>
        <w:spacing w:after="0" w:line="259" w:lineRule="auto"/>
      </w:pPr>
      <w:r>
        <w:t>Project work is continuing nicely with the next iteration being started.</w:t>
      </w:r>
    </w:p>
    <w:p w14:paraId="5ABF112B" w14:textId="77777777" w:rsidR="00DB0797" w:rsidRDefault="00DB0797" w:rsidP="00DB0797">
      <w:pPr>
        <w:spacing w:after="0"/>
      </w:pPr>
      <w:r>
        <w:t>Week 11:</w:t>
      </w:r>
    </w:p>
    <w:p w14:paraId="6F029275" w14:textId="77777777" w:rsidR="00DB0797" w:rsidRDefault="00DB0797" w:rsidP="00DB0797">
      <w:pPr>
        <w:pStyle w:val="ListParagraph"/>
        <w:numPr>
          <w:ilvl w:val="0"/>
          <w:numId w:val="19"/>
        </w:numPr>
        <w:spacing w:after="0" w:line="259" w:lineRule="auto"/>
      </w:pPr>
      <w:r>
        <w:t>Halfway report is still not completed due to becoming rather unwell in the later part of the week. Week 12 is the new goal.</w:t>
      </w:r>
    </w:p>
    <w:p w14:paraId="50B98BAA" w14:textId="334F3080" w:rsidR="00DB0797" w:rsidRDefault="00DB0797" w:rsidP="00DB0797">
      <w:pPr>
        <w:pStyle w:val="ListParagraph"/>
        <w:numPr>
          <w:ilvl w:val="0"/>
          <w:numId w:val="19"/>
        </w:numPr>
        <w:spacing w:after="0" w:line="259" w:lineRule="auto"/>
      </w:pPr>
      <w:r>
        <w:t xml:space="preserve">Project Iteration 2 was completed with Iteration 2.5 being started. During the starting of the iteration, I found </w:t>
      </w:r>
      <w:del w:id="285" w:author="Author">
        <w:r w:rsidDel="00F06E89">
          <w:delText>that</w:delText>
        </w:r>
      </w:del>
      <w:ins w:id="286" w:author="Author">
        <w:r w:rsidR="00F06E89" w:rsidRPr="00F06E89">
          <w:rPr>
            <w:color w:val="FF0000"/>
          </w:rPr>
          <w:t>that</w:t>
        </w:r>
      </w:ins>
      <w:r>
        <w:t xml:space="preserve"> I had been “sprinting” through the project and decided to stop and take a breather and do some well needed cleanup as this will aid in future documentation. </w:t>
      </w:r>
    </w:p>
    <w:p w14:paraId="792FC7A7" w14:textId="77777777" w:rsidR="00DB0797" w:rsidRDefault="00DB0797" w:rsidP="00DB0797">
      <w:pPr>
        <w:spacing w:after="0"/>
      </w:pPr>
      <w:r>
        <w:t>Week 12:</w:t>
      </w:r>
    </w:p>
    <w:p w14:paraId="390B5C23" w14:textId="77777777" w:rsidR="00DB0797" w:rsidRDefault="00DB0797" w:rsidP="00DB0797">
      <w:pPr>
        <w:pStyle w:val="ListParagraph"/>
        <w:numPr>
          <w:ilvl w:val="0"/>
          <w:numId w:val="20"/>
        </w:numPr>
        <w:spacing w:after="0" w:line="259" w:lineRule="auto"/>
      </w:pPr>
      <w:r>
        <w:t>Ongoing being sick and have been unable to do much work on the project. Thankfully there is not much left work for the Project side, Academic side is slightly slipping behind due to the Halfway report still not being finished – Methodology Essay is proving to be difficult.</w:t>
      </w:r>
    </w:p>
    <w:p w14:paraId="03DA77F8" w14:textId="77777777" w:rsidR="00DB0797" w:rsidRDefault="00DB0797" w:rsidP="00DB0797">
      <w:pPr>
        <w:spacing w:after="0"/>
      </w:pPr>
    </w:p>
    <w:p w14:paraId="7FD2CCF6" w14:textId="77777777" w:rsidR="0011792B" w:rsidRDefault="0011792B" w:rsidP="0011792B">
      <w:pPr>
        <w:pBdr>
          <w:bottom w:val="single" w:sz="6" w:space="1" w:color="auto"/>
        </w:pBdr>
      </w:pPr>
    </w:p>
    <w:p w14:paraId="62D32512" w14:textId="77777777" w:rsidR="0011792B" w:rsidRPr="00FA7A39" w:rsidRDefault="0011792B" w:rsidP="0011792B">
      <w:pPr>
        <w:pBdr>
          <w:bottom w:val="single" w:sz="6" w:space="1" w:color="auto"/>
        </w:pBdr>
        <w:rPr>
          <w:b/>
          <w:bCs/>
          <w:highlight w:val="yellow"/>
        </w:rPr>
      </w:pPr>
    </w:p>
    <w:p w14:paraId="4A0BE903" w14:textId="71C06EBE" w:rsidR="008E1067" w:rsidRPr="00824D7F" w:rsidRDefault="008E1067">
      <w:pPr>
        <w:spacing w:after="200"/>
        <w:rPr>
          <w:rFonts w:asciiTheme="majorHAnsi" w:eastAsiaTheme="majorEastAsia" w:hAnsiTheme="majorHAnsi" w:cstheme="majorBidi"/>
          <w:b/>
          <w:bCs/>
          <w:color w:val="0C586E"/>
          <w:sz w:val="28"/>
          <w:szCs w:val="28"/>
        </w:rPr>
      </w:pPr>
      <w:r w:rsidRPr="00824D7F">
        <w:rPr>
          <w:b/>
          <w:bCs/>
        </w:rPr>
        <w:br w:type="page"/>
      </w:r>
    </w:p>
    <w:sdt>
      <w:sdtPr>
        <w:rPr>
          <w:rFonts w:asciiTheme="minorHAnsi" w:eastAsiaTheme="minorEastAsia" w:hAnsiTheme="minorHAnsi" w:cstheme="minorBidi"/>
          <w:sz w:val="24"/>
          <w:szCs w:val="21"/>
        </w:rPr>
        <w:id w:val="-1178809576"/>
        <w:docPartObj>
          <w:docPartGallery w:val="Bibliographies"/>
          <w:docPartUnique/>
        </w:docPartObj>
      </w:sdtPr>
      <w:sdtContent>
        <w:p w14:paraId="2307CFCD" w14:textId="0AB1AA4B" w:rsidR="00FC628C" w:rsidRDefault="00FC628C">
          <w:pPr>
            <w:pStyle w:val="Heading1"/>
          </w:pPr>
          <w:r>
            <w:t>References</w:t>
          </w:r>
        </w:p>
        <w:sdt>
          <w:sdtPr>
            <w:id w:val="-573587230"/>
            <w:bibliography/>
          </w:sdtPr>
          <w:sdtContent>
            <w:p w14:paraId="3F2975F7" w14:textId="77777777" w:rsidR="005275FD" w:rsidRDefault="00FC628C" w:rsidP="005275FD">
              <w:pPr>
                <w:pStyle w:val="Bibliography"/>
                <w:ind w:left="720" w:hanging="720"/>
                <w:rPr>
                  <w:noProof/>
                  <w:szCs w:val="24"/>
                </w:rPr>
              </w:pPr>
              <w:r>
                <w:fldChar w:fldCharType="begin"/>
              </w:r>
              <w:r>
                <w:instrText xml:space="preserve"> BIBLIOGRAPHY </w:instrText>
              </w:r>
              <w:r>
                <w:fldChar w:fldCharType="separate"/>
              </w:r>
              <w:r w:rsidR="005275FD">
                <w:rPr>
                  <w:noProof/>
                </w:rPr>
                <w:t xml:space="preserve">Ara Institute of Canterbury. (2020). </w:t>
              </w:r>
              <w:r w:rsidR="005275FD">
                <w:rPr>
                  <w:i/>
                  <w:iCs/>
                  <w:noProof/>
                </w:rPr>
                <w:t>Ara Strategic Focus Area and Priorities.</w:t>
              </w:r>
              <w:r w:rsidR="005275FD">
                <w:rPr>
                  <w:noProof/>
                </w:rPr>
                <w:t xml:space="preserve"> Retrieved August 10, 2020, from Ara Institute of Canterbury: https://www.ara.ac.nz/__data/assets/pdf_file/0005/614534/04508-Ara-Strategy_2020_A3_WHIT</w:t>
              </w:r>
            </w:p>
            <w:p w14:paraId="349F5821" w14:textId="77777777" w:rsidR="005275FD" w:rsidRDefault="005275FD" w:rsidP="005275FD">
              <w:pPr>
                <w:pStyle w:val="Bibliography"/>
                <w:ind w:left="720" w:hanging="720"/>
                <w:rPr>
                  <w:noProof/>
                </w:rPr>
              </w:pPr>
              <w:r>
                <w:rPr>
                  <w:noProof/>
                </w:rPr>
                <w:t xml:space="preserve">Ara Institute of Canterbury Limited. (2020). </w:t>
              </w:r>
              <w:r>
                <w:rPr>
                  <w:i/>
                  <w:iCs/>
                  <w:noProof/>
                </w:rPr>
                <w:t>Ara: About Us</w:t>
              </w:r>
              <w:r>
                <w:rPr>
                  <w:noProof/>
                </w:rPr>
                <w:t>. Retrieved July 31, 2020, from Ara Institute of Canterbury: https://www.ara.ac.nz/about-us</w:t>
              </w:r>
            </w:p>
            <w:p w14:paraId="6004BAD6" w14:textId="77777777" w:rsidR="005275FD" w:rsidRDefault="005275FD" w:rsidP="005275FD">
              <w:pPr>
                <w:pStyle w:val="Bibliography"/>
                <w:ind w:left="720" w:hanging="720"/>
                <w:rPr>
                  <w:noProof/>
                </w:rPr>
              </w:pPr>
              <w:r>
                <w:rPr>
                  <w:noProof/>
                </w:rPr>
                <w:t xml:space="preserve">Ara Institute of Canterbury Limited. (2020). </w:t>
              </w:r>
              <w:r>
                <w:rPr>
                  <w:i/>
                  <w:iCs/>
                  <w:noProof/>
                </w:rPr>
                <w:t>IT Infrastructure</w:t>
              </w:r>
              <w:r>
                <w:rPr>
                  <w:noProof/>
                </w:rPr>
                <w:t>. Retrieved July 31, 2020, from Ara: InfoWeb: https://infoweb.ara.ac.nz/our-teams/corporate-services/ict</w:t>
              </w:r>
            </w:p>
            <w:p w14:paraId="30807D35" w14:textId="77777777" w:rsidR="005275FD" w:rsidRDefault="005275FD" w:rsidP="005275FD">
              <w:pPr>
                <w:pStyle w:val="Bibliography"/>
                <w:ind w:left="720" w:hanging="720"/>
                <w:rPr>
                  <w:noProof/>
                </w:rPr>
              </w:pPr>
              <w:r>
                <w:rPr>
                  <w:noProof/>
                </w:rPr>
                <w:t xml:space="preserve">Center of Industrial Services Institute for Public Service. (n.d.). </w:t>
              </w:r>
              <w:r>
                <w:rPr>
                  <w:i/>
                  <w:iCs/>
                  <w:noProof/>
                </w:rPr>
                <w:t>Kanban / Pull Systems</w:t>
              </w:r>
              <w:r>
                <w:rPr>
                  <w:noProof/>
                </w:rPr>
                <w:t>. Retrieved from cis.tennessee.edu: https://www.cis.tennessee.edu/operational-excellence-continuous-improvement/kanban-pull-systems</w:t>
              </w:r>
            </w:p>
            <w:p w14:paraId="4C502F72" w14:textId="77777777" w:rsidR="005275FD" w:rsidRDefault="005275FD" w:rsidP="005275FD">
              <w:pPr>
                <w:pStyle w:val="Bibliography"/>
                <w:ind w:left="720" w:hanging="720"/>
                <w:rPr>
                  <w:noProof/>
                </w:rPr>
              </w:pPr>
              <w:r>
                <w:rPr>
                  <w:noProof/>
                </w:rPr>
                <w:t xml:space="preserve">Daly, L. (n.d.). </w:t>
              </w:r>
              <w:r>
                <w:rPr>
                  <w:i/>
                  <w:iCs/>
                  <w:noProof/>
                </w:rPr>
                <w:t>Kanplan</w:t>
              </w:r>
              <w:r>
                <w:rPr>
                  <w:noProof/>
                </w:rPr>
                <w:t>. Retrieved from Atlassian: https://www.atlassian.com/agile/kanban/kanplan</w:t>
              </w:r>
            </w:p>
            <w:p w14:paraId="3B391669" w14:textId="77777777" w:rsidR="005275FD" w:rsidRDefault="005275FD" w:rsidP="005275FD">
              <w:pPr>
                <w:pStyle w:val="Bibliography"/>
                <w:ind w:left="720" w:hanging="720"/>
                <w:rPr>
                  <w:noProof/>
                </w:rPr>
              </w:pPr>
              <w:r>
                <w:rPr>
                  <w:noProof/>
                </w:rPr>
                <w:t xml:space="preserve">IT Professionals New Zealand. (2017, May). </w:t>
              </w:r>
              <w:r>
                <w:rPr>
                  <w:i/>
                  <w:iCs/>
                  <w:noProof/>
                </w:rPr>
                <w:t>itpnz</w:t>
              </w:r>
              <w:r>
                <w:rPr>
                  <w:noProof/>
                </w:rPr>
                <w:t>. Retrieved from Code of Ethics: https://itp.nz/upload/files/ITP%20Code%20of%20Ethics.pdf</w:t>
              </w:r>
            </w:p>
            <w:p w14:paraId="181D8680" w14:textId="77777777" w:rsidR="005275FD" w:rsidRDefault="005275FD" w:rsidP="005275FD">
              <w:pPr>
                <w:pStyle w:val="Bibliography"/>
                <w:ind w:left="720" w:hanging="720"/>
                <w:rPr>
                  <w:noProof/>
                </w:rPr>
              </w:pPr>
              <w:r>
                <w:rPr>
                  <w:noProof/>
                </w:rPr>
                <w:t xml:space="preserve">ITIL Service Management Practices. (2007). </w:t>
              </w:r>
              <w:r>
                <w:rPr>
                  <w:i/>
                  <w:iCs/>
                  <w:noProof/>
                </w:rPr>
                <w:t>The Official Introduction to the ITIL Service Lifecycle.</w:t>
              </w:r>
              <w:r>
                <w:rPr>
                  <w:noProof/>
                </w:rPr>
                <w:t xml:space="preserve"> London: TSO.</w:t>
              </w:r>
            </w:p>
            <w:p w14:paraId="3FBD937F" w14:textId="77777777" w:rsidR="005275FD" w:rsidRDefault="005275FD" w:rsidP="005275FD">
              <w:pPr>
                <w:pStyle w:val="Bibliography"/>
                <w:ind w:left="720" w:hanging="720"/>
                <w:rPr>
                  <w:noProof/>
                </w:rPr>
              </w:pPr>
              <w:r>
                <w:rPr>
                  <w:noProof/>
                </w:rPr>
                <w:t xml:space="preserve">Kanban Zone. (n.d.). </w:t>
              </w:r>
              <w:r>
                <w:rPr>
                  <w:i/>
                  <w:iCs/>
                  <w:noProof/>
                </w:rPr>
                <w:t>Make Process Policies Explicit</w:t>
              </w:r>
              <w:r>
                <w:rPr>
                  <w:noProof/>
                </w:rPr>
                <w:t>. Retrieved from Kanban Zone: https://kanbanzone.com/resources/kanban/process-explicit-policies/</w:t>
              </w:r>
            </w:p>
            <w:p w14:paraId="66D05569" w14:textId="77777777" w:rsidR="005275FD" w:rsidRDefault="005275FD" w:rsidP="005275FD">
              <w:pPr>
                <w:pStyle w:val="Bibliography"/>
                <w:ind w:left="720" w:hanging="720"/>
                <w:rPr>
                  <w:noProof/>
                </w:rPr>
              </w:pPr>
              <w:r>
                <w:rPr>
                  <w:noProof/>
                </w:rPr>
                <w:t>Lancaster, O. (n.d.). ICT statement.</w:t>
              </w:r>
            </w:p>
            <w:p w14:paraId="61699B06" w14:textId="77777777" w:rsidR="005275FD" w:rsidRDefault="005275FD" w:rsidP="005275FD">
              <w:pPr>
                <w:pStyle w:val="Bibliography"/>
                <w:ind w:left="720" w:hanging="720"/>
                <w:rPr>
                  <w:noProof/>
                </w:rPr>
              </w:pPr>
              <w:r>
                <w:rPr>
                  <w:noProof/>
                </w:rPr>
                <w:t xml:space="preserve">Lynn, R. (n.d.). </w:t>
              </w:r>
              <w:r>
                <w:rPr>
                  <w:i/>
                  <w:iCs/>
                  <w:noProof/>
                </w:rPr>
                <w:t>Kanban and Continuous Improvement</w:t>
              </w:r>
              <w:r>
                <w:rPr>
                  <w:noProof/>
                </w:rPr>
                <w:t>. Retrieved from planview: https://www.planview.com/resources/guide/business-process-improvement/kanban-continuous-improvement/</w:t>
              </w:r>
            </w:p>
            <w:p w14:paraId="2B6D1504" w14:textId="77777777" w:rsidR="005275FD" w:rsidRDefault="005275FD" w:rsidP="005275FD">
              <w:pPr>
                <w:pStyle w:val="Bibliography"/>
                <w:ind w:left="720" w:hanging="720"/>
                <w:rPr>
                  <w:noProof/>
                </w:rPr>
              </w:pPr>
              <w:r>
                <w:rPr>
                  <w:noProof/>
                </w:rPr>
                <w:t xml:space="preserve">Lynn, R. (n.d.). </w:t>
              </w:r>
              <w:r>
                <w:rPr>
                  <w:i/>
                  <w:iCs/>
                  <w:noProof/>
                </w:rPr>
                <w:t>What is a continuous improvement model?</w:t>
              </w:r>
              <w:r>
                <w:rPr>
                  <w:noProof/>
                </w:rPr>
                <w:t xml:space="preserve"> Retrieved from planview: https://www.planview.com/resources/guide/business-process-improvement/lkdc-continuous-improvement-model/</w:t>
              </w:r>
            </w:p>
            <w:p w14:paraId="12CBFA25" w14:textId="77777777" w:rsidR="005275FD" w:rsidRDefault="005275FD" w:rsidP="005275FD">
              <w:pPr>
                <w:pStyle w:val="Bibliography"/>
                <w:ind w:left="720" w:hanging="720"/>
                <w:rPr>
                  <w:noProof/>
                </w:rPr>
              </w:pPr>
              <w:r>
                <w:rPr>
                  <w:noProof/>
                </w:rPr>
                <w:t xml:space="preserve">Perold, J. (n.d.). </w:t>
              </w:r>
              <w:r>
                <w:rPr>
                  <w:i/>
                  <w:iCs/>
                  <w:noProof/>
                </w:rPr>
                <w:t>Managin Flow</w:t>
              </w:r>
              <w:r>
                <w:rPr>
                  <w:noProof/>
                </w:rPr>
                <w:t>. Retrieved from agile42: https://www.agile42.com/en/blog/managing-flow</w:t>
              </w:r>
            </w:p>
            <w:p w14:paraId="3648200E" w14:textId="77777777" w:rsidR="005275FD" w:rsidRDefault="005275FD" w:rsidP="005275FD">
              <w:pPr>
                <w:pStyle w:val="Bibliography"/>
                <w:ind w:left="720" w:hanging="720"/>
                <w:rPr>
                  <w:noProof/>
                </w:rPr>
              </w:pPr>
              <w:r>
                <w:rPr>
                  <w:noProof/>
                </w:rPr>
                <w:t xml:space="preserve">Radigan, D. (n.d.). </w:t>
              </w:r>
              <w:r>
                <w:rPr>
                  <w:i/>
                  <w:iCs/>
                  <w:noProof/>
                </w:rPr>
                <w:t>Kanban</w:t>
              </w:r>
              <w:r>
                <w:rPr>
                  <w:noProof/>
                </w:rPr>
                <w:t>. Retrieved from Atlassian: https://www.atlassian.com/agile/kanban</w:t>
              </w:r>
            </w:p>
            <w:p w14:paraId="08027EEC" w14:textId="77777777" w:rsidR="005275FD" w:rsidRDefault="005275FD" w:rsidP="005275FD">
              <w:pPr>
                <w:pStyle w:val="Bibliography"/>
                <w:ind w:left="720" w:hanging="720"/>
                <w:rPr>
                  <w:noProof/>
                </w:rPr>
              </w:pPr>
              <w:r>
                <w:rPr>
                  <w:noProof/>
                </w:rPr>
                <w:t xml:space="preserve">Radigan, D. (n.d.). </w:t>
              </w:r>
              <w:r>
                <w:rPr>
                  <w:i/>
                  <w:iCs/>
                  <w:noProof/>
                </w:rPr>
                <w:t>Putting the 'flow' back in workflow with WIP limits</w:t>
              </w:r>
              <w:r>
                <w:rPr>
                  <w:noProof/>
                </w:rPr>
                <w:t>. Retrieved from Atlassian: https://www.atlassian.com/agile/kanban/wip-limits</w:t>
              </w:r>
            </w:p>
            <w:p w14:paraId="62CBE24C" w14:textId="77777777" w:rsidR="005275FD" w:rsidRDefault="005275FD" w:rsidP="005275FD">
              <w:pPr>
                <w:pStyle w:val="Bibliography"/>
                <w:ind w:left="720" w:hanging="720"/>
                <w:rPr>
                  <w:noProof/>
                </w:rPr>
              </w:pPr>
              <w:r>
                <w:rPr>
                  <w:noProof/>
                </w:rPr>
                <w:t xml:space="preserve">Rehkope, M. (n.d.). </w:t>
              </w:r>
              <w:r>
                <w:rPr>
                  <w:i/>
                  <w:iCs/>
                  <w:noProof/>
                </w:rPr>
                <w:t>What is a kanban board?</w:t>
              </w:r>
              <w:r>
                <w:rPr>
                  <w:noProof/>
                </w:rPr>
                <w:t xml:space="preserve"> Retrieved from Atlassian: https://www.atlassian.com/agile/kanban/boards</w:t>
              </w:r>
            </w:p>
            <w:p w14:paraId="42B57126" w14:textId="77777777" w:rsidR="005275FD" w:rsidRDefault="005275FD" w:rsidP="005275FD">
              <w:pPr>
                <w:pStyle w:val="Bibliography"/>
                <w:ind w:left="720" w:hanging="720"/>
                <w:rPr>
                  <w:noProof/>
                </w:rPr>
              </w:pPr>
              <w:r>
                <w:rPr>
                  <w:noProof/>
                </w:rPr>
                <w:t xml:space="preserve">Takai. (n.d.). </w:t>
              </w:r>
              <w:r>
                <w:rPr>
                  <w:i/>
                  <w:iCs/>
                  <w:noProof/>
                </w:rPr>
                <w:t>Mana reo</w:t>
              </w:r>
              <w:r>
                <w:rPr>
                  <w:noProof/>
                </w:rPr>
                <w:t>. Retrieved from https://www.takai.nz/find-resources/articles/mana-reo/</w:t>
              </w:r>
            </w:p>
            <w:p w14:paraId="45C29C17" w14:textId="77777777" w:rsidR="005275FD" w:rsidRDefault="005275FD" w:rsidP="005275FD">
              <w:pPr>
                <w:pStyle w:val="Bibliography"/>
                <w:ind w:left="720" w:hanging="720"/>
                <w:rPr>
                  <w:noProof/>
                </w:rPr>
              </w:pPr>
              <w:r>
                <w:rPr>
                  <w:noProof/>
                </w:rPr>
                <w:t xml:space="preserve">Te Aka. (n.d.). </w:t>
              </w:r>
              <w:r>
                <w:rPr>
                  <w:i/>
                  <w:iCs/>
                  <w:noProof/>
                </w:rPr>
                <w:t>Kaitiakitanga</w:t>
              </w:r>
              <w:r>
                <w:rPr>
                  <w:noProof/>
                </w:rPr>
                <w:t>. Retrieved from https://maoridictionary.co.nz/word/2018</w:t>
              </w:r>
            </w:p>
            <w:p w14:paraId="55EAFDAA" w14:textId="77777777" w:rsidR="005275FD" w:rsidRDefault="005275FD" w:rsidP="005275FD">
              <w:pPr>
                <w:pStyle w:val="Bibliography"/>
                <w:ind w:left="720" w:hanging="720"/>
                <w:rPr>
                  <w:noProof/>
                </w:rPr>
              </w:pPr>
              <w:r>
                <w:rPr>
                  <w:noProof/>
                </w:rPr>
                <w:t xml:space="preserve">Te Aka. (n.d.). </w:t>
              </w:r>
              <w:r>
                <w:rPr>
                  <w:i/>
                  <w:iCs/>
                  <w:noProof/>
                </w:rPr>
                <w:t>Rangatiratanga</w:t>
              </w:r>
              <w:r>
                <w:rPr>
                  <w:noProof/>
                </w:rPr>
                <w:t>. Retrieved from https://maoridictionary.co.nz/word/6480</w:t>
              </w:r>
            </w:p>
            <w:p w14:paraId="33123E65" w14:textId="77777777" w:rsidR="005275FD" w:rsidRDefault="005275FD" w:rsidP="005275FD">
              <w:pPr>
                <w:pStyle w:val="Bibliography"/>
                <w:ind w:left="720" w:hanging="720"/>
                <w:rPr>
                  <w:noProof/>
                </w:rPr>
              </w:pPr>
              <w:r>
                <w:rPr>
                  <w:noProof/>
                </w:rPr>
                <w:t xml:space="preserve">Te Aka. (n.d.). </w:t>
              </w:r>
              <w:r>
                <w:rPr>
                  <w:i/>
                  <w:iCs/>
                  <w:noProof/>
                </w:rPr>
                <w:t>Whanaungatanga</w:t>
              </w:r>
              <w:r>
                <w:rPr>
                  <w:noProof/>
                </w:rPr>
                <w:t>. Retrieved from https://maoridictionary.co.nz/word/10068</w:t>
              </w:r>
            </w:p>
            <w:p w14:paraId="5DF08826" w14:textId="77777777" w:rsidR="005275FD" w:rsidRDefault="005275FD" w:rsidP="005275FD">
              <w:pPr>
                <w:pStyle w:val="Bibliography"/>
                <w:ind w:left="720" w:hanging="720"/>
                <w:rPr>
                  <w:noProof/>
                </w:rPr>
              </w:pPr>
              <w:r>
                <w:rPr>
                  <w:noProof/>
                </w:rPr>
                <w:lastRenderedPageBreak/>
                <w:t xml:space="preserve">Virginia Tech. (n.d.). </w:t>
              </w:r>
              <w:r>
                <w:rPr>
                  <w:i/>
                  <w:iCs/>
                  <w:noProof/>
                </w:rPr>
                <w:t>Project Management Forms</w:t>
              </w:r>
              <w:r>
                <w:rPr>
                  <w:noProof/>
                </w:rPr>
                <w:t>. Retrieved from Virgina Tech: https://it.vt.edu/projects/project_management/pmforms.html</w:t>
              </w:r>
            </w:p>
            <w:p w14:paraId="7DBBAFCE" w14:textId="31043D55" w:rsidR="00FC628C" w:rsidRDefault="00FC628C" w:rsidP="005275FD">
              <w:r>
                <w:rPr>
                  <w:b/>
                  <w:bCs/>
                  <w:noProof/>
                </w:rPr>
                <w:fldChar w:fldCharType="end"/>
              </w:r>
            </w:p>
          </w:sdtContent>
        </w:sdt>
      </w:sdtContent>
    </w:sdt>
    <w:p w14:paraId="4740E645" w14:textId="1FCECB1F" w:rsidR="008E1067" w:rsidRDefault="008E1067">
      <w:pPr>
        <w:spacing w:after="200"/>
      </w:pPr>
      <w:r>
        <w:br w:type="page"/>
      </w:r>
    </w:p>
    <w:p w14:paraId="5B5326DF" w14:textId="3A279FAD" w:rsidR="008E1067" w:rsidRDefault="008E1067" w:rsidP="00C6271B">
      <w:pPr>
        <w:pStyle w:val="Heading1"/>
      </w:pPr>
      <w:bookmarkStart w:id="287" w:name="_Toc78191789"/>
      <w:r>
        <w:lastRenderedPageBreak/>
        <w:t>Appendices</w:t>
      </w:r>
      <w:bookmarkEnd w:id="287"/>
      <w:r>
        <w:t xml:space="preserve"> </w:t>
      </w:r>
    </w:p>
    <w:p w14:paraId="1D259407" w14:textId="6A761BA9" w:rsidR="00C714D9" w:rsidRPr="00C714D9" w:rsidRDefault="00C714D9" w:rsidP="00C714D9">
      <w:pPr>
        <w:rPr>
          <w:b/>
          <w:bCs/>
        </w:rPr>
      </w:pPr>
      <w:r w:rsidRPr="00C714D9">
        <w:rPr>
          <w:b/>
          <w:bCs/>
          <w:highlight w:val="yellow"/>
        </w:rPr>
        <w:t>Guideline - lead in sentence to describe this section</w:t>
      </w:r>
      <w:r w:rsidR="007D0251">
        <w:rPr>
          <w:b/>
          <w:bCs/>
        </w:rPr>
        <w:t xml:space="preserve">  </w:t>
      </w:r>
      <w:r w:rsidR="007D0251" w:rsidRPr="007D0251">
        <w:rPr>
          <w:b/>
          <w:bCs/>
          <w:highlight w:val="yellow"/>
        </w:rPr>
        <w:t>e.g. Attached are screenshots, diagrams, or any relevant document views on a larger scale or as described in the report document.</w:t>
      </w:r>
    </w:p>
    <w:p w14:paraId="722B67A8" w14:textId="42CF1E37" w:rsidR="007D0251" w:rsidRDefault="007D0251" w:rsidP="008E1067">
      <w:r w:rsidRPr="007D0251">
        <w:rPr>
          <w:highlight w:val="yellow"/>
        </w:rPr>
        <w:t xml:space="preserve">The Appendices are organised so </w:t>
      </w:r>
      <w:del w:id="288" w:author="Author">
        <w:r w:rsidRPr="007D0251" w:rsidDel="00F06E89">
          <w:rPr>
            <w:highlight w:val="yellow"/>
          </w:rPr>
          <w:delText>that</w:delText>
        </w:r>
      </w:del>
      <w:ins w:id="289" w:author="Author">
        <w:r w:rsidR="00F06E89" w:rsidRPr="00F06E89">
          <w:rPr>
            <w:color w:val="FF0000"/>
            <w:highlight w:val="yellow"/>
          </w:rPr>
          <w:t>that</w:t>
        </w:r>
      </w:ins>
      <w:r w:rsidRPr="007D0251">
        <w:rPr>
          <w:highlight w:val="yellow"/>
        </w:rPr>
        <w:t xml:space="preserve"> each Appendix contains information </w:t>
      </w:r>
      <w:del w:id="290" w:author="Author">
        <w:r w:rsidRPr="007D0251" w:rsidDel="00F06E89">
          <w:rPr>
            <w:highlight w:val="yellow"/>
          </w:rPr>
          <w:delText>that</w:delText>
        </w:r>
      </w:del>
      <w:ins w:id="291" w:author="Author">
        <w:r w:rsidR="00F06E89" w:rsidRPr="00F06E89">
          <w:rPr>
            <w:color w:val="FF0000"/>
            <w:highlight w:val="yellow"/>
          </w:rPr>
          <w:t>that</w:t>
        </w:r>
      </w:ins>
      <w:r w:rsidRPr="007D0251">
        <w:rPr>
          <w:highlight w:val="yellow"/>
        </w:rPr>
        <w:t xml:space="preserve"> is of the same kind</w:t>
      </w:r>
      <w:r>
        <w:t xml:space="preserve">. </w:t>
      </w:r>
    </w:p>
    <w:p w14:paraId="1220E664" w14:textId="5162047B" w:rsidR="007D0251" w:rsidRDefault="007D0251" w:rsidP="008E1067">
      <w:r w:rsidRPr="007D0251">
        <w:rPr>
          <w:highlight w:val="yellow"/>
        </w:rPr>
        <w:t>An example of an Appendix organisation</w:t>
      </w:r>
      <w:r>
        <w:rPr>
          <w:highlight w:val="yellow"/>
        </w:rPr>
        <w:t xml:space="preserve"> i</w:t>
      </w:r>
      <w:r w:rsidRPr="007D0251">
        <w:rPr>
          <w:highlight w:val="yellow"/>
        </w:rPr>
        <w:t>s given below</w:t>
      </w:r>
      <w:r>
        <w:t xml:space="preserve">: </w:t>
      </w:r>
    </w:p>
    <w:p w14:paraId="3852B914" w14:textId="5892F84D" w:rsidR="007D0251" w:rsidRDefault="007D0251" w:rsidP="00C50389">
      <w:pPr>
        <w:pStyle w:val="paragraph"/>
      </w:pPr>
    </w:p>
    <w:p w14:paraId="5574452B" w14:textId="2CFAAFF5" w:rsid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A – Evidence of Industry Work - Halfway Report Phase</w:t>
      </w:r>
    </w:p>
    <w:p w14:paraId="02329CF3" w14:textId="77777777" w:rsidR="00DC4DCE" w:rsidRPr="00DC4DCE" w:rsidRDefault="00DC4DCE" w:rsidP="00DC4DCE">
      <w:pPr>
        <w:spacing w:line="360" w:lineRule="auto"/>
        <w:rPr>
          <w:highlight w:val="yellow"/>
        </w:rPr>
      </w:pPr>
      <w:r w:rsidRPr="00DC4DCE">
        <w:rPr>
          <w:b/>
          <w:bCs/>
          <w:highlight w:val="yellow"/>
        </w:rPr>
        <w:t>Figure A</w:t>
      </w:r>
      <w:r w:rsidRPr="00DC4DCE">
        <w:rPr>
          <w:b/>
          <w:bCs/>
          <w:highlight w:val="yellow"/>
        </w:rPr>
        <w:fldChar w:fldCharType="begin"/>
      </w:r>
      <w:r w:rsidRPr="00DC4DCE">
        <w:rPr>
          <w:b/>
          <w:bCs/>
          <w:highlight w:val="yellow"/>
        </w:rPr>
        <w:instrText xml:space="preserve"> SEQ Figure_A \* ARABIC </w:instrText>
      </w:r>
      <w:r w:rsidRPr="00DC4DCE">
        <w:rPr>
          <w:b/>
          <w:bCs/>
          <w:highlight w:val="yellow"/>
        </w:rPr>
        <w:fldChar w:fldCharType="separate"/>
      </w:r>
      <w:r w:rsidRPr="00DC4DCE">
        <w:rPr>
          <w:b/>
          <w:bCs/>
          <w:noProof/>
          <w:highlight w:val="yellow"/>
        </w:rPr>
        <w:t>6</w:t>
      </w:r>
      <w:r w:rsidRPr="00DC4DCE">
        <w:rPr>
          <w:b/>
          <w:bCs/>
          <w:highlight w:val="yellow"/>
        </w:rPr>
        <w:fldChar w:fldCharType="end"/>
      </w:r>
      <w:r w:rsidRPr="00DC4DCE">
        <w:rPr>
          <w:highlight w:val="yellow"/>
        </w:rPr>
        <w:t xml:space="preserve"> </w:t>
      </w:r>
      <w:r w:rsidRPr="00DC4DCE">
        <w:rPr>
          <w:highlight w:val="yellow"/>
        </w:rPr>
        <w:br/>
      </w:r>
      <w:r w:rsidRPr="00DC4DCE">
        <w:rPr>
          <w:i/>
          <w:iCs/>
          <w:highlight w:val="yellow"/>
        </w:rPr>
        <w:t>Test Page 2051, 104 lines of code – Halfway Report Phase</w:t>
      </w:r>
    </w:p>
    <w:p w14:paraId="6ABBDA63" w14:textId="77777777" w:rsidR="00DC4DCE" w:rsidRDefault="00DC4DCE" w:rsidP="00DC4DCE">
      <w:r w:rsidRPr="00DC4DCE">
        <w:rPr>
          <w:noProof/>
          <w:highlight w:val="yellow"/>
        </w:rPr>
        <w:drawing>
          <wp:inline distT="0" distB="0" distL="0" distR="0" wp14:anchorId="34485D24" wp14:editId="5729F9AE">
            <wp:extent cx="5941060" cy="1215390"/>
            <wp:effectExtent l="0" t="0" r="2540" b="381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1060" cy="1215390"/>
                    </a:xfrm>
                    <a:prstGeom prst="rect">
                      <a:avLst/>
                    </a:prstGeom>
                  </pic:spPr>
                </pic:pic>
              </a:graphicData>
            </a:graphic>
          </wp:inline>
        </w:drawing>
      </w:r>
    </w:p>
    <w:p w14:paraId="12B23D52" w14:textId="463875AF" w:rsidR="00B805BD" w:rsidRDefault="00B805BD">
      <w:pPr>
        <w:spacing w:after="200"/>
        <w:rPr>
          <w:rFonts w:asciiTheme="majorHAnsi" w:eastAsiaTheme="majorEastAsia" w:hAnsiTheme="majorHAnsi" w:cstheme="majorBidi"/>
          <w:color w:val="0C586E"/>
          <w:sz w:val="28"/>
          <w:szCs w:val="28"/>
        </w:rPr>
      </w:pPr>
    </w:p>
    <w:sectPr w:rsidR="00B805BD" w:rsidSect="008471D2">
      <w:pgSz w:w="11906" w:h="16838"/>
      <w:pgMar w:top="1440" w:right="1276" w:bottom="1440" w:left="1276" w:header="454" w:footer="454"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uthor" w:initials="A">
    <w:p w14:paraId="2531E0A3" w14:textId="77777777" w:rsidR="004F3A35" w:rsidRDefault="004F3A35" w:rsidP="008B3EED">
      <w:pPr>
        <w:pStyle w:val="CommentText"/>
      </w:pPr>
      <w:r>
        <w:rPr>
          <w:rStyle w:val="CommentReference"/>
        </w:rPr>
        <w:annotationRef/>
      </w:r>
      <w:r>
        <w:t>Is this reflected in risk and progress logs?</w:t>
      </w:r>
    </w:p>
  </w:comment>
  <w:comment w:id="10" w:author="Author" w:initials="A">
    <w:p w14:paraId="4B57C428" w14:textId="77777777" w:rsidR="00883978" w:rsidRDefault="00883978" w:rsidP="00DA6973">
      <w:pPr>
        <w:pStyle w:val="CommentText"/>
      </w:pPr>
      <w:r>
        <w:rPr>
          <w:rStyle w:val="CommentReference"/>
        </w:rPr>
        <w:annotationRef/>
      </w:r>
      <w:r>
        <w:t>Formally Vodaphone</w:t>
      </w:r>
    </w:p>
  </w:comment>
  <w:comment w:id="14" w:author="Author" w:initials="A">
    <w:p w14:paraId="4F96DA62" w14:textId="77777777" w:rsidR="00883978" w:rsidRDefault="00883978" w:rsidP="00971ECF">
      <w:pPr>
        <w:pStyle w:val="CommentText"/>
      </w:pPr>
      <w:r>
        <w:rPr>
          <w:rStyle w:val="CommentReference"/>
        </w:rPr>
        <w:annotationRef/>
      </w:r>
      <w:r>
        <w:t xml:space="preserve">As to produce a continuum of growth and resources including personnel </w:t>
      </w:r>
    </w:p>
  </w:comment>
  <w:comment w:id="20" w:author="Author" w:initials="A">
    <w:p w14:paraId="51933D74" w14:textId="77777777" w:rsidR="00883978" w:rsidRDefault="00883978" w:rsidP="00462F86">
      <w:pPr>
        <w:pStyle w:val="CommentText"/>
      </w:pPr>
      <w:r>
        <w:rPr>
          <w:rStyle w:val="CommentReference"/>
        </w:rPr>
        <w:annotationRef/>
      </w:r>
      <w:r>
        <w:t>Hmmm, a bit fluffy but I feel the passion. Not calling a change, just saying</w:t>
      </w:r>
    </w:p>
  </w:comment>
  <w:comment w:id="23" w:author="Author" w:initials="A">
    <w:p w14:paraId="380EFFA3" w14:textId="77777777" w:rsidR="000E6349" w:rsidRDefault="000E6349" w:rsidP="007234FF">
      <w:pPr>
        <w:pStyle w:val="CommentText"/>
      </w:pPr>
      <w:r>
        <w:rPr>
          <w:rStyle w:val="CommentReference"/>
        </w:rPr>
        <w:annotationRef/>
      </w:r>
      <w:r>
        <w:t>Can we be more specific here? What was removed? You have provided the reason.</w:t>
      </w:r>
    </w:p>
  </w:comment>
  <w:comment w:id="43" w:author="Author" w:initials="A">
    <w:p w14:paraId="311416FA" w14:textId="77777777" w:rsidR="00DE05B5" w:rsidRDefault="000E6349" w:rsidP="00A539CE">
      <w:pPr>
        <w:pStyle w:val="CommentText"/>
      </w:pPr>
      <w:r>
        <w:rPr>
          <w:rStyle w:val="CommentReference"/>
        </w:rPr>
        <w:annotationRef/>
      </w:r>
      <w:r w:rsidR="00DE05B5">
        <w:t>Have a read through this. A bit messy, doesn't read well. A good way to hone your writing skills is to take these sentences, isolate them, read through a couple of times and decide if they flow or not. Make them flow so the reader follows you.</w:t>
      </w:r>
    </w:p>
  </w:comment>
  <w:comment w:id="102" w:author="Author" w:initials="A">
    <w:p w14:paraId="505A2CEC" w14:textId="77777777" w:rsidR="00A21A9E" w:rsidRDefault="00A21A9E" w:rsidP="004F23D8">
      <w:pPr>
        <w:pStyle w:val="CommentText"/>
      </w:pPr>
      <w:r>
        <w:rPr>
          <w:rStyle w:val="CommentReference"/>
        </w:rPr>
        <w:annotationRef/>
      </w:r>
      <w:r>
        <w:t>This doesn't make sense</w:t>
      </w:r>
    </w:p>
  </w:comment>
  <w:comment w:id="156" w:author="Author" w:initials="A">
    <w:p w14:paraId="7F519D8E" w14:textId="77777777" w:rsidR="00A21A9E" w:rsidRDefault="00A21A9E" w:rsidP="000E3F66">
      <w:pPr>
        <w:pStyle w:val="CommentText"/>
      </w:pPr>
      <w:r>
        <w:rPr>
          <w:rStyle w:val="CommentReference"/>
        </w:rPr>
        <w:annotationRef/>
      </w:r>
      <w:r>
        <w:t>I think I found too many I's in this paragraph and I am not sure if I like it ☹️</w:t>
      </w:r>
    </w:p>
  </w:comment>
  <w:comment w:id="208" w:author="Author" w:initials="A">
    <w:p w14:paraId="3D2CBB5B" w14:textId="77777777" w:rsidR="00F06E89" w:rsidRDefault="00F06E89">
      <w:pPr>
        <w:pStyle w:val="CommentText"/>
      </w:pPr>
      <w:r>
        <w:rPr>
          <w:rStyle w:val="CommentReference"/>
        </w:rPr>
        <w:annotationRef/>
      </w:r>
      <w:r>
        <w:t>You will notice I have red highlighted 'that'</w:t>
      </w:r>
    </w:p>
    <w:p w14:paraId="781C709D" w14:textId="77777777" w:rsidR="00F06E89" w:rsidRDefault="00F06E89">
      <w:pPr>
        <w:pStyle w:val="CommentText"/>
      </w:pPr>
      <w:r>
        <w:t>Think about this example.</w:t>
      </w:r>
    </w:p>
    <w:p w14:paraId="2087D7ED" w14:textId="77777777" w:rsidR="00F06E89" w:rsidRDefault="00F06E89" w:rsidP="00E93816">
      <w:pPr>
        <w:pStyle w:val="CommentText"/>
      </w:pPr>
      <w:r>
        <w:t>It simply needs to say 'teams can ensure work items move through'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31E0A3" w15:done="0"/>
  <w15:commentEx w15:paraId="4B57C428" w15:done="0"/>
  <w15:commentEx w15:paraId="4F96DA62" w15:done="0"/>
  <w15:commentEx w15:paraId="51933D74" w15:done="0"/>
  <w15:commentEx w15:paraId="380EFFA3" w15:done="0"/>
  <w15:commentEx w15:paraId="311416FA" w15:done="0"/>
  <w15:commentEx w15:paraId="505A2CEC" w15:done="0"/>
  <w15:commentEx w15:paraId="7F519D8E" w15:done="0"/>
  <w15:commentEx w15:paraId="2087D7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31E0A3" w16cid:durableId="0C9E56F9"/>
  <w16cid:commentId w16cid:paraId="4B57C428" w16cid:durableId="563658D0"/>
  <w16cid:commentId w16cid:paraId="4F96DA62" w16cid:durableId="39C8D5BC"/>
  <w16cid:commentId w16cid:paraId="51933D74" w16cid:durableId="538A4BF4"/>
  <w16cid:commentId w16cid:paraId="380EFFA3" w16cid:durableId="2C3880B8"/>
  <w16cid:commentId w16cid:paraId="311416FA" w16cid:durableId="306180A5"/>
  <w16cid:commentId w16cid:paraId="505A2CEC" w16cid:durableId="69283C84"/>
  <w16cid:commentId w16cid:paraId="7F519D8E" w16cid:durableId="69FA38E9"/>
  <w16cid:commentId w16cid:paraId="2087D7ED" w16cid:durableId="635F9D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4ABF6" w14:textId="77777777" w:rsidR="006B6E96" w:rsidRDefault="006B6E96" w:rsidP="007B044E">
      <w:pPr>
        <w:spacing w:after="0"/>
      </w:pPr>
      <w:r>
        <w:separator/>
      </w:r>
    </w:p>
  </w:endnote>
  <w:endnote w:type="continuationSeparator" w:id="0">
    <w:p w14:paraId="6BFF3C95" w14:textId="77777777" w:rsidR="006B6E96" w:rsidRDefault="006B6E96" w:rsidP="007B044E">
      <w:pPr>
        <w:spacing w:after="0"/>
      </w:pPr>
      <w:r>
        <w:continuationSeparator/>
      </w:r>
    </w:p>
  </w:endnote>
  <w:endnote w:type="continuationNotice" w:id="1">
    <w:p w14:paraId="32F6DBC3" w14:textId="77777777" w:rsidR="006B6E96" w:rsidRDefault="006B6E9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6890" w14:textId="2428068A" w:rsidR="00015414" w:rsidRPr="007B044E" w:rsidRDefault="00D619C9" w:rsidP="007B044E">
    <w:pPr>
      <w:pStyle w:val="Footer"/>
      <w:pBdr>
        <w:top w:val="single" w:sz="4" w:space="1" w:color="auto"/>
      </w:pBdr>
      <w:rPr>
        <w:i/>
        <w:iCs/>
        <w:sz w:val="18"/>
        <w:szCs w:val="18"/>
      </w:rPr>
    </w:pPr>
    <w:r>
      <w:rPr>
        <w:i/>
        <w:iCs/>
        <w:sz w:val="18"/>
        <w:szCs w:val="18"/>
      </w:rPr>
      <w:t>Jared Ireland</w:t>
    </w:r>
    <w:r w:rsidR="00015414">
      <w:rPr>
        <w:i/>
        <w:iCs/>
        <w:sz w:val="18"/>
        <w:szCs w:val="18"/>
      </w:rPr>
      <w:tab/>
    </w:r>
    <w:r w:rsidR="00015414">
      <w:rPr>
        <w:i/>
        <w:iCs/>
        <w:sz w:val="18"/>
        <w:szCs w:val="18"/>
      </w:rPr>
      <w:tab/>
      <w:t xml:space="preserve">Page </w:t>
    </w:r>
    <w:r w:rsidR="009213A7" w:rsidRPr="009213A7">
      <w:rPr>
        <w:i/>
        <w:iCs/>
        <w:sz w:val="18"/>
        <w:szCs w:val="18"/>
      </w:rPr>
      <w:fldChar w:fldCharType="begin"/>
    </w:r>
    <w:r w:rsidR="009213A7" w:rsidRPr="009213A7">
      <w:rPr>
        <w:i/>
        <w:iCs/>
        <w:sz w:val="18"/>
        <w:szCs w:val="18"/>
      </w:rPr>
      <w:instrText xml:space="preserve"> PAGE   \* MERGEFORMAT </w:instrText>
    </w:r>
    <w:r w:rsidR="009213A7" w:rsidRPr="009213A7">
      <w:rPr>
        <w:i/>
        <w:iCs/>
        <w:sz w:val="18"/>
        <w:szCs w:val="18"/>
      </w:rPr>
      <w:fldChar w:fldCharType="separate"/>
    </w:r>
    <w:r w:rsidR="009213A7" w:rsidRPr="009213A7">
      <w:rPr>
        <w:i/>
        <w:iCs/>
        <w:noProof/>
        <w:sz w:val="18"/>
        <w:szCs w:val="18"/>
      </w:rPr>
      <w:t>1</w:t>
    </w:r>
    <w:r w:rsidR="009213A7" w:rsidRPr="009213A7">
      <w:rPr>
        <w:i/>
        <w:iCs/>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7D3FC" w14:textId="77777777" w:rsidR="006B6E96" w:rsidRDefault="006B6E96" w:rsidP="007B044E">
      <w:pPr>
        <w:spacing w:after="0"/>
      </w:pPr>
      <w:r>
        <w:separator/>
      </w:r>
    </w:p>
  </w:footnote>
  <w:footnote w:type="continuationSeparator" w:id="0">
    <w:p w14:paraId="0119860F" w14:textId="77777777" w:rsidR="006B6E96" w:rsidRDefault="006B6E96" w:rsidP="007B044E">
      <w:pPr>
        <w:spacing w:after="0"/>
      </w:pPr>
      <w:r>
        <w:continuationSeparator/>
      </w:r>
    </w:p>
  </w:footnote>
  <w:footnote w:type="continuationNotice" w:id="1">
    <w:p w14:paraId="57CFE6C5" w14:textId="77777777" w:rsidR="006B6E96" w:rsidRDefault="006B6E9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CF2CD" w14:textId="635EA175" w:rsidR="009213A7" w:rsidRPr="007B044E" w:rsidRDefault="00957A8F" w:rsidP="009213A7">
    <w:pPr>
      <w:pStyle w:val="Header"/>
      <w:pBdr>
        <w:bottom w:val="single" w:sz="4" w:space="1" w:color="auto"/>
      </w:pBdr>
      <w:tabs>
        <w:tab w:val="clear" w:pos="4513"/>
        <w:tab w:val="left" w:pos="3938"/>
      </w:tabs>
      <w:rPr>
        <w:i/>
        <w:iCs/>
        <w:sz w:val="18"/>
        <w:szCs w:val="18"/>
      </w:rPr>
    </w:pPr>
    <w:r>
      <w:rPr>
        <w:i/>
        <w:iCs/>
        <w:sz w:val="18"/>
        <w:szCs w:val="18"/>
      </w:rPr>
      <w:t>Resource Management Solution</w:t>
    </w:r>
    <w:r w:rsidR="009213A7">
      <w:rPr>
        <w:i/>
        <w:iCs/>
        <w:sz w:val="18"/>
        <w:szCs w:val="18"/>
      </w:rPr>
      <w:t xml:space="preserve"> for </w:t>
    </w:r>
    <w:r>
      <w:rPr>
        <w:i/>
        <w:iCs/>
        <w:sz w:val="18"/>
        <w:szCs w:val="18"/>
      </w:rPr>
      <w:t>Cello</w:t>
    </w:r>
    <w:r w:rsidR="009213A7">
      <w:rPr>
        <w:i/>
        <w:iCs/>
        <w:sz w:val="18"/>
        <w:szCs w:val="18"/>
      </w:rPr>
      <w:tab/>
      <w:t>Halfway Report</w:t>
    </w:r>
    <w:r w:rsidR="009213A7">
      <w:rPr>
        <w:i/>
        <w:iCs/>
        <w:sz w:val="18"/>
        <w:szCs w:val="18"/>
      </w:rPr>
      <w:tab/>
      <w:t>Date</w:t>
    </w:r>
    <w:r w:rsidR="00F84F85">
      <w:rPr>
        <w:i/>
        <w:iCs/>
        <w:sz w:val="18"/>
        <w:szCs w:val="18"/>
      </w:rPr>
      <w:t xml:space="preserve"> 27/10/2023</w:t>
    </w:r>
  </w:p>
  <w:p w14:paraId="7B21D3DF" w14:textId="77777777" w:rsidR="00786465" w:rsidRPr="009213A7" w:rsidRDefault="00786465" w:rsidP="009213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260B3"/>
    <w:multiLevelType w:val="hybridMultilevel"/>
    <w:tmpl w:val="22A0A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87545"/>
    <w:multiLevelType w:val="hybridMultilevel"/>
    <w:tmpl w:val="344CD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D2865"/>
    <w:multiLevelType w:val="hybridMultilevel"/>
    <w:tmpl w:val="C8B42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41011"/>
    <w:multiLevelType w:val="hybridMultilevel"/>
    <w:tmpl w:val="05F4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F2935"/>
    <w:multiLevelType w:val="hybridMultilevel"/>
    <w:tmpl w:val="314A2B7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5" w15:restartNumberingAfterBreak="0">
    <w:nsid w:val="24DB11E6"/>
    <w:multiLevelType w:val="hybridMultilevel"/>
    <w:tmpl w:val="A7FE6972"/>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6" w15:restartNumberingAfterBreak="0">
    <w:nsid w:val="27616C4E"/>
    <w:multiLevelType w:val="hybridMultilevel"/>
    <w:tmpl w:val="983A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048DC"/>
    <w:multiLevelType w:val="hybridMultilevel"/>
    <w:tmpl w:val="A858D4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BA4780A"/>
    <w:multiLevelType w:val="hybridMultilevel"/>
    <w:tmpl w:val="C05E7A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30323BCE"/>
    <w:multiLevelType w:val="hybridMultilevel"/>
    <w:tmpl w:val="0AD86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5208C"/>
    <w:multiLevelType w:val="hybridMultilevel"/>
    <w:tmpl w:val="AD424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3C6EC2"/>
    <w:multiLevelType w:val="hybridMultilevel"/>
    <w:tmpl w:val="561E4A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8E66229"/>
    <w:multiLevelType w:val="hybridMultilevel"/>
    <w:tmpl w:val="243A3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287173"/>
    <w:multiLevelType w:val="hybridMultilevel"/>
    <w:tmpl w:val="35AEC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562A46"/>
    <w:multiLevelType w:val="hybridMultilevel"/>
    <w:tmpl w:val="EDFED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DB05C1"/>
    <w:multiLevelType w:val="hybridMultilevel"/>
    <w:tmpl w:val="CCDC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E24FD3"/>
    <w:multiLevelType w:val="hybridMultilevel"/>
    <w:tmpl w:val="23ACF9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69524749"/>
    <w:multiLevelType w:val="hybridMultilevel"/>
    <w:tmpl w:val="DAEC4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C501F2"/>
    <w:multiLevelType w:val="hybridMultilevel"/>
    <w:tmpl w:val="E982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BC057C"/>
    <w:multiLevelType w:val="hybridMultilevel"/>
    <w:tmpl w:val="42647B92"/>
    <w:lvl w:ilvl="0" w:tplc="2C262F7C">
      <w:numFmt w:val="bullet"/>
      <w:lvlText w:val="–"/>
      <w:lvlJc w:val="left"/>
      <w:pPr>
        <w:ind w:left="408" w:hanging="360"/>
      </w:pPr>
      <w:rPr>
        <w:rFonts w:ascii="Calibri" w:eastAsiaTheme="minorEastAsia" w:hAnsi="Calibri" w:cs="Calibri" w:hint="default"/>
      </w:rPr>
    </w:lvl>
    <w:lvl w:ilvl="1" w:tplc="14090003">
      <w:start w:val="1"/>
      <w:numFmt w:val="bullet"/>
      <w:lvlText w:val="o"/>
      <w:lvlJc w:val="left"/>
      <w:pPr>
        <w:ind w:left="1128" w:hanging="360"/>
      </w:pPr>
      <w:rPr>
        <w:rFonts w:ascii="Courier New" w:hAnsi="Courier New" w:cs="Courier New" w:hint="default"/>
      </w:rPr>
    </w:lvl>
    <w:lvl w:ilvl="2" w:tplc="14090005">
      <w:start w:val="1"/>
      <w:numFmt w:val="bullet"/>
      <w:lvlText w:val=""/>
      <w:lvlJc w:val="left"/>
      <w:pPr>
        <w:ind w:left="1848" w:hanging="360"/>
      </w:pPr>
      <w:rPr>
        <w:rFonts w:ascii="Wingdings" w:hAnsi="Wingdings" w:hint="default"/>
      </w:rPr>
    </w:lvl>
    <w:lvl w:ilvl="3" w:tplc="14090001" w:tentative="1">
      <w:start w:val="1"/>
      <w:numFmt w:val="bullet"/>
      <w:lvlText w:val=""/>
      <w:lvlJc w:val="left"/>
      <w:pPr>
        <w:ind w:left="2568" w:hanging="360"/>
      </w:pPr>
      <w:rPr>
        <w:rFonts w:ascii="Symbol" w:hAnsi="Symbol" w:hint="default"/>
      </w:rPr>
    </w:lvl>
    <w:lvl w:ilvl="4" w:tplc="14090003" w:tentative="1">
      <w:start w:val="1"/>
      <w:numFmt w:val="bullet"/>
      <w:lvlText w:val="o"/>
      <w:lvlJc w:val="left"/>
      <w:pPr>
        <w:ind w:left="3288" w:hanging="360"/>
      </w:pPr>
      <w:rPr>
        <w:rFonts w:ascii="Courier New" w:hAnsi="Courier New" w:cs="Courier New" w:hint="default"/>
      </w:rPr>
    </w:lvl>
    <w:lvl w:ilvl="5" w:tplc="14090005" w:tentative="1">
      <w:start w:val="1"/>
      <w:numFmt w:val="bullet"/>
      <w:lvlText w:val=""/>
      <w:lvlJc w:val="left"/>
      <w:pPr>
        <w:ind w:left="4008" w:hanging="360"/>
      </w:pPr>
      <w:rPr>
        <w:rFonts w:ascii="Wingdings" w:hAnsi="Wingdings" w:hint="default"/>
      </w:rPr>
    </w:lvl>
    <w:lvl w:ilvl="6" w:tplc="14090001" w:tentative="1">
      <w:start w:val="1"/>
      <w:numFmt w:val="bullet"/>
      <w:lvlText w:val=""/>
      <w:lvlJc w:val="left"/>
      <w:pPr>
        <w:ind w:left="4728" w:hanging="360"/>
      </w:pPr>
      <w:rPr>
        <w:rFonts w:ascii="Symbol" w:hAnsi="Symbol" w:hint="default"/>
      </w:rPr>
    </w:lvl>
    <w:lvl w:ilvl="7" w:tplc="14090003" w:tentative="1">
      <w:start w:val="1"/>
      <w:numFmt w:val="bullet"/>
      <w:lvlText w:val="o"/>
      <w:lvlJc w:val="left"/>
      <w:pPr>
        <w:ind w:left="5448" w:hanging="360"/>
      </w:pPr>
      <w:rPr>
        <w:rFonts w:ascii="Courier New" w:hAnsi="Courier New" w:cs="Courier New" w:hint="default"/>
      </w:rPr>
    </w:lvl>
    <w:lvl w:ilvl="8" w:tplc="14090005" w:tentative="1">
      <w:start w:val="1"/>
      <w:numFmt w:val="bullet"/>
      <w:lvlText w:val=""/>
      <w:lvlJc w:val="left"/>
      <w:pPr>
        <w:ind w:left="6168" w:hanging="360"/>
      </w:pPr>
      <w:rPr>
        <w:rFonts w:ascii="Wingdings" w:hAnsi="Wingdings" w:hint="default"/>
      </w:rPr>
    </w:lvl>
  </w:abstractNum>
  <w:num w:numId="1" w16cid:durableId="528418987">
    <w:abstractNumId w:val="19"/>
  </w:num>
  <w:num w:numId="2" w16cid:durableId="941304506">
    <w:abstractNumId w:val="16"/>
  </w:num>
  <w:num w:numId="3" w16cid:durableId="1384141159">
    <w:abstractNumId w:val="8"/>
  </w:num>
  <w:num w:numId="4" w16cid:durableId="1417363644">
    <w:abstractNumId w:val="4"/>
  </w:num>
  <w:num w:numId="5" w16cid:durableId="1567303454">
    <w:abstractNumId w:val="14"/>
  </w:num>
  <w:num w:numId="6" w16cid:durableId="1132796027">
    <w:abstractNumId w:val="13"/>
  </w:num>
  <w:num w:numId="7" w16cid:durableId="2113435626">
    <w:abstractNumId w:val="7"/>
  </w:num>
  <w:num w:numId="8" w16cid:durableId="992758022">
    <w:abstractNumId w:val="5"/>
  </w:num>
  <w:num w:numId="9" w16cid:durableId="1558274343">
    <w:abstractNumId w:val="15"/>
  </w:num>
  <w:num w:numId="10" w16cid:durableId="203445919">
    <w:abstractNumId w:val="18"/>
  </w:num>
  <w:num w:numId="11" w16cid:durableId="2033921110">
    <w:abstractNumId w:val="1"/>
  </w:num>
  <w:num w:numId="12" w16cid:durableId="1762405731">
    <w:abstractNumId w:val="17"/>
  </w:num>
  <w:num w:numId="13" w16cid:durableId="1601178507">
    <w:abstractNumId w:val="2"/>
  </w:num>
  <w:num w:numId="14" w16cid:durableId="1865093772">
    <w:abstractNumId w:val="12"/>
  </w:num>
  <w:num w:numId="15" w16cid:durableId="1653557299">
    <w:abstractNumId w:val="3"/>
  </w:num>
  <w:num w:numId="16" w16cid:durableId="181362927">
    <w:abstractNumId w:val="0"/>
  </w:num>
  <w:num w:numId="17" w16cid:durableId="1632589267">
    <w:abstractNumId w:val="11"/>
  </w:num>
  <w:num w:numId="18" w16cid:durableId="1654675102">
    <w:abstractNumId w:val="6"/>
  </w:num>
  <w:num w:numId="19" w16cid:durableId="102921261">
    <w:abstractNumId w:val="9"/>
  </w:num>
  <w:num w:numId="20" w16cid:durableId="2133356619">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1EC"/>
    <w:rsid w:val="000025D6"/>
    <w:rsid w:val="000036EC"/>
    <w:rsid w:val="0000422A"/>
    <w:rsid w:val="000050FA"/>
    <w:rsid w:val="00006EF0"/>
    <w:rsid w:val="0001263B"/>
    <w:rsid w:val="000131EE"/>
    <w:rsid w:val="00015414"/>
    <w:rsid w:val="00016387"/>
    <w:rsid w:val="00016757"/>
    <w:rsid w:val="00016B30"/>
    <w:rsid w:val="00017855"/>
    <w:rsid w:val="00020749"/>
    <w:rsid w:val="0002106B"/>
    <w:rsid w:val="00021BFB"/>
    <w:rsid w:val="00023634"/>
    <w:rsid w:val="00025908"/>
    <w:rsid w:val="0002612E"/>
    <w:rsid w:val="00026E05"/>
    <w:rsid w:val="0003078D"/>
    <w:rsid w:val="00031C76"/>
    <w:rsid w:val="00032556"/>
    <w:rsid w:val="00033044"/>
    <w:rsid w:val="00033052"/>
    <w:rsid w:val="0003471E"/>
    <w:rsid w:val="00034E3A"/>
    <w:rsid w:val="00035731"/>
    <w:rsid w:val="00035991"/>
    <w:rsid w:val="00035A7A"/>
    <w:rsid w:val="00035CF9"/>
    <w:rsid w:val="00036E3C"/>
    <w:rsid w:val="00036E94"/>
    <w:rsid w:val="00037E7D"/>
    <w:rsid w:val="00040919"/>
    <w:rsid w:val="00042E4A"/>
    <w:rsid w:val="000435BB"/>
    <w:rsid w:val="00043DF1"/>
    <w:rsid w:val="00044622"/>
    <w:rsid w:val="00045E67"/>
    <w:rsid w:val="000468D6"/>
    <w:rsid w:val="00047A12"/>
    <w:rsid w:val="000510E2"/>
    <w:rsid w:val="00051138"/>
    <w:rsid w:val="00051DF5"/>
    <w:rsid w:val="00052076"/>
    <w:rsid w:val="000539E8"/>
    <w:rsid w:val="00054F25"/>
    <w:rsid w:val="000560D2"/>
    <w:rsid w:val="00062ADE"/>
    <w:rsid w:val="00062D18"/>
    <w:rsid w:val="00062D7A"/>
    <w:rsid w:val="00062F5C"/>
    <w:rsid w:val="00064565"/>
    <w:rsid w:val="000645A5"/>
    <w:rsid w:val="00064F12"/>
    <w:rsid w:val="00065CD4"/>
    <w:rsid w:val="00066EEB"/>
    <w:rsid w:val="00066F76"/>
    <w:rsid w:val="000670CE"/>
    <w:rsid w:val="000672A8"/>
    <w:rsid w:val="000674AA"/>
    <w:rsid w:val="00067EC1"/>
    <w:rsid w:val="0007048B"/>
    <w:rsid w:val="00072E33"/>
    <w:rsid w:val="00073C87"/>
    <w:rsid w:val="0007406C"/>
    <w:rsid w:val="000741CC"/>
    <w:rsid w:val="0007500A"/>
    <w:rsid w:val="000771B6"/>
    <w:rsid w:val="00080AB6"/>
    <w:rsid w:val="0008176C"/>
    <w:rsid w:val="00081CA2"/>
    <w:rsid w:val="00082210"/>
    <w:rsid w:val="00082B99"/>
    <w:rsid w:val="00085244"/>
    <w:rsid w:val="00086C0D"/>
    <w:rsid w:val="00087CE6"/>
    <w:rsid w:val="000908F7"/>
    <w:rsid w:val="000923BA"/>
    <w:rsid w:val="000928F4"/>
    <w:rsid w:val="00096CD1"/>
    <w:rsid w:val="0009773B"/>
    <w:rsid w:val="00097966"/>
    <w:rsid w:val="000A0069"/>
    <w:rsid w:val="000A0F6D"/>
    <w:rsid w:val="000A1928"/>
    <w:rsid w:val="000A2B5C"/>
    <w:rsid w:val="000A30EF"/>
    <w:rsid w:val="000A4016"/>
    <w:rsid w:val="000A49BC"/>
    <w:rsid w:val="000A723E"/>
    <w:rsid w:val="000A7A7D"/>
    <w:rsid w:val="000B018E"/>
    <w:rsid w:val="000B52EE"/>
    <w:rsid w:val="000B5938"/>
    <w:rsid w:val="000B5974"/>
    <w:rsid w:val="000B67F9"/>
    <w:rsid w:val="000C1A8A"/>
    <w:rsid w:val="000C1DAA"/>
    <w:rsid w:val="000C28B9"/>
    <w:rsid w:val="000C31D2"/>
    <w:rsid w:val="000C351B"/>
    <w:rsid w:val="000C364A"/>
    <w:rsid w:val="000C4A63"/>
    <w:rsid w:val="000C6FD5"/>
    <w:rsid w:val="000C7DC1"/>
    <w:rsid w:val="000D2E5D"/>
    <w:rsid w:val="000D30F6"/>
    <w:rsid w:val="000D3DCA"/>
    <w:rsid w:val="000D53C8"/>
    <w:rsid w:val="000D6012"/>
    <w:rsid w:val="000D6062"/>
    <w:rsid w:val="000E0F83"/>
    <w:rsid w:val="000E14DD"/>
    <w:rsid w:val="000E1857"/>
    <w:rsid w:val="000E1E11"/>
    <w:rsid w:val="000E1FFF"/>
    <w:rsid w:val="000E3379"/>
    <w:rsid w:val="000E50EB"/>
    <w:rsid w:val="000E5B25"/>
    <w:rsid w:val="000E6088"/>
    <w:rsid w:val="000E6349"/>
    <w:rsid w:val="000E6578"/>
    <w:rsid w:val="000F04E7"/>
    <w:rsid w:val="000F1D68"/>
    <w:rsid w:val="000F2422"/>
    <w:rsid w:val="000F2984"/>
    <w:rsid w:val="000F2D9F"/>
    <w:rsid w:val="000F4375"/>
    <w:rsid w:val="00101FF1"/>
    <w:rsid w:val="00102083"/>
    <w:rsid w:val="00102E1E"/>
    <w:rsid w:val="001043AC"/>
    <w:rsid w:val="001045BC"/>
    <w:rsid w:val="00104A7D"/>
    <w:rsid w:val="00106980"/>
    <w:rsid w:val="00106D74"/>
    <w:rsid w:val="0011075A"/>
    <w:rsid w:val="00113762"/>
    <w:rsid w:val="001139CA"/>
    <w:rsid w:val="0011792B"/>
    <w:rsid w:val="00120D11"/>
    <w:rsid w:val="00120DDA"/>
    <w:rsid w:val="00122E5B"/>
    <w:rsid w:val="00123022"/>
    <w:rsid w:val="00123719"/>
    <w:rsid w:val="00124A16"/>
    <w:rsid w:val="00125CBE"/>
    <w:rsid w:val="00126672"/>
    <w:rsid w:val="00132513"/>
    <w:rsid w:val="001349A5"/>
    <w:rsid w:val="00135053"/>
    <w:rsid w:val="00136E9E"/>
    <w:rsid w:val="00137B34"/>
    <w:rsid w:val="00140BB2"/>
    <w:rsid w:val="00141BA2"/>
    <w:rsid w:val="001422D7"/>
    <w:rsid w:val="00144311"/>
    <w:rsid w:val="00144CC8"/>
    <w:rsid w:val="001459DC"/>
    <w:rsid w:val="001472E7"/>
    <w:rsid w:val="0014786B"/>
    <w:rsid w:val="00151868"/>
    <w:rsid w:val="00151D28"/>
    <w:rsid w:val="00151E30"/>
    <w:rsid w:val="00153D19"/>
    <w:rsid w:val="00153F02"/>
    <w:rsid w:val="00164C89"/>
    <w:rsid w:val="0016624F"/>
    <w:rsid w:val="0016663B"/>
    <w:rsid w:val="00166800"/>
    <w:rsid w:val="0017096B"/>
    <w:rsid w:val="0017273C"/>
    <w:rsid w:val="00174B7D"/>
    <w:rsid w:val="00174FFD"/>
    <w:rsid w:val="00176E7E"/>
    <w:rsid w:val="00177827"/>
    <w:rsid w:val="00181CF6"/>
    <w:rsid w:val="00181E68"/>
    <w:rsid w:val="001828A4"/>
    <w:rsid w:val="00183F19"/>
    <w:rsid w:val="00184A0E"/>
    <w:rsid w:val="00185175"/>
    <w:rsid w:val="00185460"/>
    <w:rsid w:val="0018731F"/>
    <w:rsid w:val="00190621"/>
    <w:rsid w:val="00191113"/>
    <w:rsid w:val="00191336"/>
    <w:rsid w:val="0019370A"/>
    <w:rsid w:val="001938A3"/>
    <w:rsid w:val="001950AA"/>
    <w:rsid w:val="00196806"/>
    <w:rsid w:val="00196B61"/>
    <w:rsid w:val="00197034"/>
    <w:rsid w:val="001A0A56"/>
    <w:rsid w:val="001A36A1"/>
    <w:rsid w:val="001B1BC4"/>
    <w:rsid w:val="001B2783"/>
    <w:rsid w:val="001B29A9"/>
    <w:rsid w:val="001B2C15"/>
    <w:rsid w:val="001B3493"/>
    <w:rsid w:val="001B4957"/>
    <w:rsid w:val="001B78C9"/>
    <w:rsid w:val="001C1219"/>
    <w:rsid w:val="001C12BC"/>
    <w:rsid w:val="001C4151"/>
    <w:rsid w:val="001C6DFF"/>
    <w:rsid w:val="001C7DE7"/>
    <w:rsid w:val="001D1549"/>
    <w:rsid w:val="001D16D3"/>
    <w:rsid w:val="001D33F8"/>
    <w:rsid w:val="001D341F"/>
    <w:rsid w:val="001D405A"/>
    <w:rsid w:val="001D4076"/>
    <w:rsid w:val="001D4A36"/>
    <w:rsid w:val="001D4CA7"/>
    <w:rsid w:val="001D4EC8"/>
    <w:rsid w:val="001D60AE"/>
    <w:rsid w:val="001E5534"/>
    <w:rsid w:val="001E5D6C"/>
    <w:rsid w:val="001E7B8D"/>
    <w:rsid w:val="001F036B"/>
    <w:rsid w:val="001F1EF7"/>
    <w:rsid w:val="001F24B1"/>
    <w:rsid w:val="001F3702"/>
    <w:rsid w:val="001F38BB"/>
    <w:rsid w:val="001F449C"/>
    <w:rsid w:val="001F6253"/>
    <w:rsid w:val="001F6263"/>
    <w:rsid w:val="001F73F5"/>
    <w:rsid w:val="002008F5"/>
    <w:rsid w:val="00201341"/>
    <w:rsid w:val="00201916"/>
    <w:rsid w:val="00203720"/>
    <w:rsid w:val="0020467C"/>
    <w:rsid w:val="00206389"/>
    <w:rsid w:val="0020684D"/>
    <w:rsid w:val="00207087"/>
    <w:rsid w:val="0021088D"/>
    <w:rsid w:val="00211635"/>
    <w:rsid w:val="00212463"/>
    <w:rsid w:val="002138E2"/>
    <w:rsid w:val="00216DA1"/>
    <w:rsid w:val="00221786"/>
    <w:rsid w:val="00221865"/>
    <w:rsid w:val="0022197D"/>
    <w:rsid w:val="002222D8"/>
    <w:rsid w:val="00223FF5"/>
    <w:rsid w:val="002240EA"/>
    <w:rsid w:val="00231AFC"/>
    <w:rsid w:val="00231B49"/>
    <w:rsid w:val="00235005"/>
    <w:rsid w:val="002401BD"/>
    <w:rsid w:val="00240F6C"/>
    <w:rsid w:val="002509B8"/>
    <w:rsid w:val="00252FA2"/>
    <w:rsid w:val="00256DBC"/>
    <w:rsid w:val="0025731A"/>
    <w:rsid w:val="00263587"/>
    <w:rsid w:val="00263695"/>
    <w:rsid w:val="00264BFB"/>
    <w:rsid w:val="00265784"/>
    <w:rsid w:val="002661F8"/>
    <w:rsid w:val="002702D4"/>
    <w:rsid w:val="002710DA"/>
    <w:rsid w:val="0027122A"/>
    <w:rsid w:val="0028225D"/>
    <w:rsid w:val="0028375E"/>
    <w:rsid w:val="00283889"/>
    <w:rsid w:val="00283FCD"/>
    <w:rsid w:val="00284E5A"/>
    <w:rsid w:val="0028610E"/>
    <w:rsid w:val="00287E60"/>
    <w:rsid w:val="00291DD0"/>
    <w:rsid w:val="00292352"/>
    <w:rsid w:val="00293F5D"/>
    <w:rsid w:val="002954A6"/>
    <w:rsid w:val="00295593"/>
    <w:rsid w:val="00296962"/>
    <w:rsid w:val="002975B0"/>
    <w:rsid w:val="002A30FE"/>
    <w:rsid w:val="002A34DA"/>
    <w:rsid w:val="002A47C4"/>
    <w:rsid w:val="002A48B1"/>
    <w:rsid w:val="002A4D1C"/>
    <w:rsid w:val="002A5184"/>
    <w:rsid w:val="002A5CA1"/>
    <w:rsid w:val="002A63BA"/>
    <w:rsid w:val="002A6F5C"/>
    <w:rsid w:val="002B0923"/>
    <w:rsid w:val="002B3AD6"/>
    <w:rsid w:val="002B5A97"/>
    <w:rsid w:val="002B5D7C"/>
    <w:rsid w:val="002B5EAE"/>
    <w:rsid w:val="002B76A7"/>
    <w:rsid w:val="002B786F"/>
    <w:rsid w:val="002C0F9D"/>
    <w:rsid w:val="002C26B9"/>
    <w:rsid w:val="002C4307"/>
    <w:rsid w:val="002C470D"/>
    <w:rsid w:val="002C7608"/>
    <w:rsid w:val="002C7910"/>
    <w:rsid w:val="002C7AAB"/>
    <w:rsid w:val="002D52D1"/>
    <w:rsid w:val="002D5660"/>
    <w:rsid w:val="002D7739"/>
    <w:rsid w:val="002D7A18"/>
    <w:rsid w:val="002E26F7"/>
    <w:rsid w:val="002E4EF1"/>
    <w:rsid w:val="002F0C1B"/>
    <w:rsid w:val="002F1F9B"/>
    <w:rsid w:val="002F2857"/>
    <w:rsid w:val="002F31C8"/>
    <w:rsid w:val="002F42A9"/>
    <w:rsid w:val="002F4EA3"/>
    <w:rsid w:val="002F5132"/>
    <w:rsid w:val="002F6704"/>
    <w:rsid w:val="002F686E"/>
    <w:rsid w:val="002F7563"/>
    <w:rsid w:val="00300AC9"/>
    <w:rsid w:val="003024A0"/>
    <w:rsid w:val="00303374"/>
    <w:rsid w:val="00303E8D"/>
    <w:rsid w:val="00304204"/>
    <w:rsid w:val="003048E6"/>
    <w:rsid w:val="003074F5"/>
    <w:rsid w:val="0030772A"/>
    <w:rsid w:val="003105CF"/>
    <w:rsid w:val="00310DF3"/>
    <w:rsid w:val="0031245F"/>
    <w:rsid w:val="00314DBD"/>
    <w:rsid w:val="0031644F"/>
    <w:rsid w:val="00323257"/>
    <w:rsid w:val="0032488E"/>
    <w:rsid w:val="00330AE7"/>
    <w:rsid w:val="00334C26"/>
    <w:rsid w:val="00334FB9"/>
    <w:rsid w:val="003367CB"/>
    <w:rsid w:val="00337300"/>
    <w:rsid w:val="00340725"/>
    <w:rsid w:val="00340F8B"/>
    <w:rsid w:val="00341771"/>
    <w:rsid w:val="00345329"/>
    <w:rsid w:val="003471B0"/>
    <w:rsid w:val="0035102D"/>
    <w:rsid w:val="00352099"/>
    <w:rsid w:val="00352D55"/>
    <w:rsid w:val="00353017"/>
    <w:rsid w:val="0035636B"/>
    <w:rsid w:val="003605AD"/>
    <w:rsid w:val="00362CCA"/>
    <w:rsid w:val="00363C0D"/>
    <w:rsid w:val="00367155"/>
    <w:rsid w:val="00367216"/>
    <w:rsid w:val="00370B2B"/>
    <w:rsid w:val="003738BD"/>
    <w:rsid w:val="00375BCA"/>
    <w:rsid w:val="00376AAE"/>
    <w:rsid w:val="0037743E"/>
    <w:rsid w:val="00377C72"/>
    <w:rsid w:val="0038027D"/>
    <w:rsid w:val="00381DC4"/>
    <w:rsid w:val="00383262"/>
    <w:rsid w:val="003850BD"/>
    <w:rsid w:val="003866BC"/>
    <w:rsid w:val="0038783C"/>
    <w:rsid w:val="0039062D"/>
    <w:rsid w:val="0039135A"/>
    <w:rsid w:val="00391D0F"/>
    <w:rsid w:val="003920CD"/>
    <w:rsid w:val="003928AA"/>
    <w:rsid w:val="00392B47"/>
    <w:rsid w:val="003930B4"/>
    <w:rsid w:val="00393D28"/>
    <w:rsid w:val="00393D32"/>
    <w:rsid w:val="003955FA"/>
    <w:rsid w:val="00395D81"/>
    <w:rsid w:val="00396AE2"/>
    <w:rsid w:val="00397DFA"/>
    <w:rsid w:val="003A0325"/>
    <w:rsid w:val="003A1D58"/>
    <w:rsid w:val="003A2573"/>
    <w:rsid w:val="003A513E"/>
    <w:rsid w:val="003A688C"/>
    <w:rsid w:val="003A69E6"/>
    <w:rsid w:val="003B02B3"/>
    <w:rsid w:val="003B0B1D"/>
    <w:rsid w:val="003B3305"/>
    <w:rsid w:val="003B3CF1"/>
    <w:rsid w:val="003B5BAD"/>
    <w:rsid w:val="003B5DCD"/>
    <w:rsid w:val="003B7B0A"/>
    <w:rsid w:val="003C0814"/>
    <w:rsid w:val="003C1819"/>
    <w:rsid w:val="003C452C"/>
    <w:rsid w:val="003C4A42"/>
    <w:rsid w:val="003C6BA7"/>
    <w:rsid w:val="003C727A"/>
    <w:rsid w:val="003D0D0D"/>
    <w:rsid w:val="003D125E"/>
    <w:rsid w:val="003D2399"/>
    <w:rsid w:val="003D2425"/>
    <w:rsid w:val="003D306A"/>
    <w:rsid w:val="003D45A0"/>
    <w:rsid w:val="003D638B"/>
    <w:rsid w:val="003D6F16"/>
    <w:rsid w:val="003D7B30"/>
    <w:rsid w:val="003D7F19"/>
    <w:rsid w:val="003E1B56"/>
    <w:rsid w:val="003E516C"/>
    <w:rsid w:val="003E5F2B"/>
    <w:rsid w:val="003E6711"/>
    <w:rsid w:val="003E6EFF"/>
    <w:rsid w:val="003E72A1"/>
    <w:rsid w:val="003E7B37"/>
    <w:rsid w:val="003F1A52"/>
    <w:rsid w:val="003F226C"/>
    <w:rsid w:val="003F250F"/>
    <w:rsid w:val="003F2ABD"/>
    <w:rsid w:val="003F4497"/>
    <w:rsid w:val="003F460A"/>
    <w:rsid w:val="003F7EFF"/>
    <w:rsid w:val="00400F14"/>
    <w:rsid w:val="00402193"/>
    <w:rsid w:val="004045A9"/>
    <w:rsid w:val="004048D6"/>
    <w:rsid w:val="004049E2"/>
    <w:rsid w:val="00404CC0"/>
    <w:rsid w:val="00405A17"/>
    <w:rsid w:val="00407DC9"/>
    <w:rsid w:val="00410CAE"/>
    <w:rsid w:val="00412F16"/>
    <w:rsid w:val="00413225"/>
    <w:rsid w:val="004133B4"/>
    <w:rsid w:val="00417010"/>
    <w:rsid w:val="004173BD"/>
    <w:rsid w:val="004205C3"/>
    <w:rsid w:val="0042098C"/>
    <w:rsid w:val="0042107D"/>
    <w:rsid w:val="0042207D"/>
    <w:rsid w:val="00425805"/>
    <w:rsid w:val="004270D3"/>
    <w:rsid w:val="00427A52"/>
    <w:rsid w:val="004303D9"/>
    <w:rsid w:val="004306E2"/>
    <w:rsid w:val="00432C31"/>
    <w:rsid w:val="00432FE3"/>
    <w:rsid w:val="0043343A"/>
    <w:rsid w:val="00440265"/>
    <w:rsid w:val="004417D3"/>
    <w:rsid w:val="00443AA8"/>
    <w:rsid w:val="00444B08"/>
    <w:rsid w:val="00444CE4"/>
    <w:rsid w:val="0044650C"/>
    <w:rsid w:val="00446DA4"/>
    <w:rsid w:val="004475CD"/>
    <w:rsid w:val="00450817"/>
    <w:rsid w:val="0045203F"/>
    <w:rsid w:val="00453A0B"/>
    <w:rsid w:val="0045484E"/>
    <w:rsid w:val="00455294"/>
    <w:rsid w:val="0045555B"/>
    <w:rsid w:val="00457D9F"/>
    <w:rsid w:val="00461350"/>
    <w:rsid w:val="004615E4"/>
    <w:rsid w:val="00462869"/>
    <w:rsid w:val="00462A1A"/>
    <w:rsid w:val="00464273"/>
    <w:rsid w:val="00471C52"/>
    <w:rsid w:val="00471D2A"/>
    <w:rsid w:val="004728E2"/>
    <w:rsid w:val="00473D3A"/>
    <w:rsid w:val="00473FCC"/>
    <w:rsid w:val="00474931"/>
    <w:rsid w:val="00474E33"/>
    <w:rsid w:val="00477BE5"/>
    <w:rsid w:val="004805A1"/>
    <w:rsid w:val="00480A45"/>
    <w:rsid w:val="0048167B"/>
    <w:rsid w:val="00481A47"/>
    <w:rsid w:val="00492974"/>
    <w:rsid w:val="00493C31"/>
    <w:rsid w:val="00495EB1"/>
    <w:rsid w:val="004961F5"/>
    <w:rsid w:val="004964A7"/>
    <w:rsid w:val="00496875"/>
    <w:rsid w:val="004A1410"/>
    <w:rsid w:val="004A1AFB"/>
    <w:rsid w:val="004A290D"/>
    <w:rsid w:val="004A3E5D"/>
    <w:rsid w:val="004A6AC9"/>
    <w:rsid w:val="004A77D3"/>
    <w:rsid w:val="004B1B60"/>
    <w:rsid w:val="004B20A3"/>
    <w:rsid w:val="004B2A57"/>
    <w:rsid w:val="004B3ED0"/>
    <w:rsid w:val="004B63C5"/>
    <w:rsid w:val="004B66FE"/>
    <w:rsid w:val="004B7215"/>
    <w:rsid w:val="004C3DC0"/>
    <w:rsid w:val="004C47C7"/>
    <w:rsid w:val="004C4E66"/>
    <w:rsid w:val="004C5749"/>
    <w:rsid w:val="004D0B77"/>
    <w:rsid w:val="004D1A0B"/>
    <w:rsid w:val="004D3685"/>
    <w:rsid w:val="004D4835"/>
    <w:rsid w:val="004D6410"/>
    <w:rsid w:val="004D712C"/>
    <w:rsid w:val="004E26D5"/>
    <w:rsid w:val="004E42A9"/>
    <w:rsid w:val="004E46E8"/>
    <w:rsid w:val="004E504C"/>
    <w:rsid w:val="004E6462"/>
    <w:rsid w:val="004E6873"/>
    <w:rsid w:val="004E7093"/>
    <w:rsid w:val="004E716D"/>
    <w:rsid w:val="004F17B4"/>
    <w:rsid w:val="004F2949"/>
    <w:rsid w:val="004F3A35"/>
    <w:rsid w:val="004F7CD1"/>
    <w:rsid w:val="004F7DBF"/>
    <w:rsid w:val="005014CC"/>
    <w:rsid w:val="0050486D"/>
    <w:rsid w:val="00504A67"/>
    <w:rsid w:val="00504C69"/>
    <w:rsid w:val="005052E7"/>
    <w:rsid w:val="005110F5"/>
    <w:rsid w:val="00512580"/>
    <w:rsid w:val="00512F11"/>
    <w:rsid w:val="00513649"/>
    <w:rsid w:val="00513686"/>
    <w:rsid w:val="00515080"/>
    <w:rsid w:val="0051538B"/>
    <w:rsid w:val="00521934"/>
    <w:rsid w:val="00521D50"/>
    <w:rsid w:val="00522722"/>
    <w:rsid w:val="005275FD"/>
    <w:rsid w:val="00530033"/>
    <w:rsid w:val="00531752"/>
    <w:rsid w:val="00531E00"/>
    <w:rsid w:val="00531F38"/>
    <w:rsid w:val="00535DD4"/>
    <w:rsid w:val="005378CB"/>
    <w:rsid w:val="00545FF6"/>
    <w:rsid w:val="0055062B"/>
    <w:rsid w:val="00551E4C"/>
    <w:rsid w:val="005536B6"/>
    <w:rsid w:val="00555E6A"/>
    <w:rsid w:val="0055790C"/>
    <w:rsid w:val="00560291"/>
    <w:rsid w:val="00561FFF"/>
    <w:rsid w:val="005620F4"/>
    <w:rsid w:val="00562144"/>
    <w:rsid w:val="005621A2"/>
    <w:rsid w:val="00563D32"/>
    <w:rsid w:val="00564EB3"/>
    <w:rsid w:val="0056632D"/>
    <w:rsid w:val="00567D7D"/>
    <w:rsid w:val="00567DAB"/>
    <w:rsid w:val="005710DD"/>
    <w:rsid w:val="0057120C"/>
    <w:rsid w:val="005748BE"/>
    <w:rsid w:val="00574933"/>
    <w:rsid w:val="00574C8D"/>
    <w:rsid w:val="00574CF2"/>
    <w:rsid w:val="00575B6C"/>
    <w:rsid w:val="0057662D"/>
    <w:rsid w:val="00580599"/>
    <w:rsid w:val="00580CF0"/>
    <w:rsid w:val="005812A2"/>
    <w:rsid w:val="00581E7B"/>
    <w:rsid w:val="005824AA"/>
    <w:rsid w:val="005856F3"/>
    <w:rsid w:val="005865D0"/>
    <w:rsid w:val="00586639"/>
    <w:rsid w:val="00586E2D"/>
    <w:rsid w:val="0058726E"/>
    <w:rsid w:val="00587C3F"/>
    <w:rsid w:val="00591001"/>
    <w:rsid w:val="00591353"/>
    <w:rsid w:val="00591CEF"/>
    <w:rsid w:val="00592638"/>
    <w:rsid w:val="00594DB0"/>
    <w:rsid w:val="00595B37"/>
    <w:rsid w:val="00596CF8"/>
    <w:rsid w:val="005979FB"/>
    <w:rsid w:val="005A078B"/>
    <w:rsid w:val="005A1286"/>
    <w:rsid w:val="005A13D9"/>
    <w:rsid w:val="005A181E"/>
    <w:rsid w:val="005A1C51"/>
    <w:rsid w:val="005A5BE2"/>
    <w:rsid w:val="005A739E"/>
    <w:rsid w:val="005A7E8F"/>
    <w:rsid w:val="005B1A10"/>
    <w:rsid w:val="005B4354"/>
    <w:rsid w:val="005B4C4E"/>
    <w:rsid w:val="005B61F7"/>
    <w:rsid w:val="005B65BE"/>
    <w:rsid w:val="005C2B62"/>
    <w:rsid w:val="005C375B"/>
    <w:rsid w:val="005C44B8"/>
    <w:rsid w:val="005C491B"/>
    <w:rsid w:val="005C522D"/>
    <w:rsid w:val="005C5E54"/>
    <w:rsid w:val="005D021E"/>
    <w:rsid w:val="005D027F"/>
    <w:rsid w:val="005D64E5"/>
    <w:rsid w:val="005D77C2"/>
    <w:rsid w:val="005E091D"/>
    <w:rsid w:val="005E14FE"/>
    <w:rsid w:val="005E2674"/>
    <w:rsid w:val="005E2764"/>
    <w:rsid w:val="005E4BC2"/>
    <w:rsid w:val="005E6ECA"/>
    <w:rsid w:val="005E7180"/>
    <w:rsid w:val="005F17B5"/>
    <w:rsid w:val="005F2783"/>
    <w:rsid w:val="005F299D"/>
    <w:rsid w:val="005F4242"/>
    <w:rsid w:val="005F4B15"/>
    <w:rsid w:val="00600D13"/>
    <w:rsid w:val="00602DA8"/>
    <w:rsid w:val="0060556A"/>
    <w:rsid w:val="00606622"/>
    <w:rsid w:val="00606916"/>
    <w:rsid w:val="00610373"/>
    <w:rsid w:val="00611FBD"/>
    <w:rsid w:val="00612EFD"/>
    <w:rsid w:val="00613A07"/>
    <w:rsid w:val="00614019"/>
    <w:rsid w:val="0061488D"/>
    <w:rsid w:val="00614C75"/>
    <w:rsid w:val="0061741D"/>
    <w:rsid w:val="006174C7"/>
    <w:rsid w:val="006200E6"/>
    <w:rsid w:val="00620112"/>
    <w:rsid w:val="006202E9"/>
    <w:rsid w:val="0062271C"/>
    <w:rsid w:val="00623D51"/>
    <w:rsid w:val="00624B9D"/>
    <w:rsid w:val="00625E19"/>
    <w:rsid w:val="0062611D"/>
    <w:rsid w:val="0062703E"/>
    <w:rsid w:val="00630A7E"/>
    <w:rsid w:val="00630FAF"/>
    <w:rsid w:val="0063326E"/>
    <w:rsid w:val="006332DA"/>
    <w:rsid w:val="00635246"/>
    <w:rsid w:val="00635641"/>
    <w:rsid w:val="0064106D"/>
    <w:rsid w:val="00641322"/>
    <w:rsid w:val="00641D8B"/>
    <w:rsid w:val="0064203B"/>
    <w:rsid w:val="0064211D"/>
    <w:rsid w:val="00643BA3"/>
    <w:rsid w:val="006443DE"/>
    <w:rsid w:val="00644C41"/>
    <w:rsid w:val="006466F0"/>
    <w:rsid w:val="00646DD2"/>
    <w:rsid w:val="00647A2B"/>
    <w:rsid w:val="00647A88"/>
    <w:rsid w:val="0065109A"/>
    <w:rsid w:val="006564A2"/>
    <w:rsid w:val="00657932"/>
    <w:rsid w:val="00661D5E"/>
    <w:rsid w:val="0066211A"/>
    <w:rsid w:val="00662472"/>
    <w:rsid w:val="00662AA6"/>
    <w:rsid w:val="00662E83"/>
    <w:rsid w:val="006646D1"/>
    <w:rsid w:val="00664957"/>
    <w:rsid w:val="0066721F"/>
    <w:rsid w:val="006677A5"/>
    <w:rsid w:val="00671A5B"/>
    <w:rsid w:val="006723CC"/>
    <w:rsid w:val="00672C66"/>
    <w:rsid w:val="0068035F"/>
    <w:rsid w:val="00680A51"/>
    <w:rsid w:val="00683576"/>
    <w:rsid w:val="0068706C"/>
    <w:rsid w:val="0068793C"/>
    <w:rsid w:val="00693FC4"/>
    <w:rsid w:val="006955CE"/>
    <w:rsid w:val="00697B5E"/>
    <w:rsid w:val="006A1B85"/>
    <w:rsid w:val="006A27EE"/>
    <w:rsid w:val="006A2F60"/>
    <w:rsid w:val="006A3A47"/>
    <w:rsid w:val="006A655A"/>
    <w:rsid w:val="006B082F"/>
    <w:rsid w:val="006B1EE1"/>
    <w:rsid w:val="006B2917"/>
    <w:rsid w:val="006B4291"/>
    <w:rsid w:val="006B67F2"/>
    <w:rsid w:val="006B6A74"/>
    <w:rsid w:val="006B6E96"/>
    <w:rsid w:val="006B7279"/>
    <w:rsid w:val="006C1CD3"/>
    <w:rsid w:val="006C2C66"/>
    <w:rsid w:val="006C2D18"/>
    <w:rsid w:val="006C37CF"/>
    <w:rsid w:val="006C4C74"/>
    <w:rsid w:val="006C599C"/>
    <w:rsid w:val="006C656A"/>
    <w:rsid w:val="006C6AC5"/>
    <w:rsid w:val="006C797B"/>
    <w:rsid w:val="006C7ECB"/>
    <w:rsid w:val="006D13B7"/>
    <w:rsid w:val="006D16CB"/>
    <w:rsid w:val="006D358D"/>
    <w:rsid w:val="006D4081"/>
    <w:rsid w:val="006D41CD"/>
    <w:rsid w:val="006D6251"/>
    <w:rsid w:val="006D722D"/>
    <w:rsid w:val="006D7811"/>
    <w:rsid w:val="006D7EC6"/>
    <w:rsid w:val="006E1277"/>
    <w:rsid w:val="006E21B3"/>
    <w:rsid w:val="006E23A6"/>
    <w:rsid w:val="006E2CDE"/>
    <w:rsid w:val="006E4891"/>
    <w:rsid w:val="006E5D03"/>
    <w:rsid w:val="006E5E7D"/>
    <w:rsid w:val="006E6672"/>
    <w:rsid w:val="006E722A"/>
    <w:rsid w:val="006E78DB"/>
    <w:rsid w:val="006F098D"/>
    <w:rsid w:val="006F1C8E"/>
    <w:rsid w:val="006F1F7A"/>
    <w:rsid w:val="006F348F"/>
    <w:rsid w:val="006F3798"/>
    <w:rsid w:val="006F3897"/>
    <w:rsid w:val="006F4279"/>
    <w:rsid w:val="006F5E24"/>
    <w:rsid w:val="006F6A5E"/>
    <w:rsid w:val="00700B34"/>
    <w:rsid w:val="00700FB0"/>
    <w:rsid w:val="00702AD5"/>
    <w:rsid w:val="00707E6D"/>
    <w:rsid w:val="00710210"/>
    <w:rsid w:val="00710A77"/>
    <w:rsid w:val="00710C2A"/>
    <w:rsid w:val="007111A3"/>
    <w:rsid w:val="007155A3"/>
    <w:rsid w:val="007163C5"/>
    <w:rsid w:val="007176ED"/>
    <w:rsid w:val="00717CAA"/>
    <w:rsid w:val="007202B5"/>
    <w:rsid w:val="007207F2"/>
    <w:rsid w:val="00720C60"/>
    <w:rsid w:val="007216A3"/>
    <w:rsid w:val="007220D7"/>
    <w:rsid w:val="007232AC"/>
    <w:rsid w:val="00724C9E"/>
    <w:rsid w:val="00726300"/>
    <w:rsid w:val="00726318"/>
    <w:rsid w:val="00730B53"/>
    <w:rsid w:val="00732134"/>
    <w:rsid w:val="007321F7"/>
    <w:rsid w:val="0073305C"/>
    <w:rsid w:val="007350D6"/>
    <w:rsid w:val="00736195"/>
    <w:rsid w:val="00736BBC"/>
    <w:rsid w:val="007379E8"/>
    <w:rsid w:val="00737DBB"/>
    <w:rsid w:val="007403DA"/>
    <w:rsid w:val="00740CF5"/>
    <w:rsid w:val="007410CC"/>
    <w:rsid w:val="0074120E"/>
    <w:rsid w:val="00741F9E"/>
    <w:rsid w:val="00741FFE"/>
    <w:rsid w:val="00745167"/>
    <w:rsid w:val="00745427"/>
    <w:rsid w:val="00745AA6"/>
    <w:rsid w:val="00746881"/>
    <w:rsid w:val="00752904"/>
    <w:rsid w:val="00752D89"/>
    <w:rsid w:val="007544E1"/>
    <w:rsid w:val="00757512"/>
    <w:rsid w:val="00760DE2"/>
    <w:rsid w:val="00761269"/>
    <w:rsid w:val="00761F84"/>
    <w:rsid w:val="00762532"/>
    <w:rsid w:val="00763DAA"/>
    <w:rsid w:val="00764C70"/>
    <w:rsid w:val="00765507"/>
    <w:rsid w:val="00766AB3"/>
    <w:rsid w:val="00766F72"/>
    <w:rsid w:val="007674B9"/>
    <w:rsid w:val="00767CBD"/>
    <w:rsid w:val="00771958"/>
    <w:rsid w:val="00774B2C"/>
    <w:rsid w:val="00774D6E"/>
    <w:rsid w:val="0077579C"/>
    <w:rsid w:val="007778F1"/>
    <w:rsid w:val="00780C45"/>
    <w:rsid w:val="00780E5F"/>
    <w:rsid w:val="00783571"/>
    <w:rsid w:val="00783E88"/>
    <w:rsid w:val="00783F97"/>
    <w:rsid w:val="007860AF"/>
    <w:rsid w:val="00786465"/>
    <w:rsid w:val="0079185F"/>
    <w:rsid w:val="007924BE"/>
    <w:rsid w:val="007927A8"/>
    <w:rsid w:val="00792812"/>
    <w:rsid w:val="00792E4D"/>
    <w:rsid w:val="0079410F"/>
    <w:rsid w:val="00794FAA"/>
    <w:rsid w:val="00796841"/>
    <w:rsid w:val="00797D24"/>
    <w:rsid w:val="007A0D17"/>
    <w:rsid w:val="007A2D28"/>
    <w:rsid w:val="007A3DF4"/>
    <w:rsid w:val="007A57D8"/>
    <w:rsid w:val="007A74F6"/>
    <w:rsid w:val="007A7666"/>
    <w:rsid w:val="007B012B"/>
    <w:rsid w:val="007B044E"/>
    <w:rsid w:val="007B0D33"/>
    <w:rsid w:val="007B3289"/>
    <w:rsid w:val="007B382D"/>
    <w:rsid w:val="007B3F07"/>
    <w:rsid w:val="007B44ED"/>
    <w:rsid w:val="007B4659"/>
    <w:rsid w:val="007B52E2"/>
    <w:rsid w:val="007B5B56"/>
    <w:rsid w:val="007B5EFC"/>
    <w:rsid w:val="007B5F86"/>
    <w:rsid w:val="007B6DCD"/>
    <w:rsid w:val="007C2212"/>
    <w:rsid w:val="007C2E30"/>
    <w:rsid w:val="007C587E"/>
    <w:rsid w:val="007C5A8B"/>
    <w:rsid w:val="007C673C"/>
    <w:rsid w:val="007C68D7"/>
    <w:rsid w:val="007C7EDE"/>
    <w:rsid w:val="007D0251"/>
    <w:rsid w:val="007D150E"/>
    <w:rsid w:val="007D3C34"/>
    <w:rsid w:val="007D49F0"/>
    <w:rsid w:val="007D4AA3"/>
    <w:rsid w:val="007D59A7"/>
    <w:rsid w:val="007D677C"/>
    <w:rsid w:val="007D6C6E"/>
    <w:rsid w:val="007D6CA9"/>
    <w:rsid w:val="007E06AE"/>
    <w:rsid w:val="007E0B3D"/>
    <w:rsid w:val="007E0E80"/>
    <w:rsid w:val="007E3CD3"/>
    <w:rsid w:val="007E404E"/>
    <w:rsid w:val="007F0375"/>
    <w:rsid w:val="007F2111"/>
    <w:rsid w:val="007F58DD"/>
    <w:rsid w:val="007F5AFD"/>
    <w:rsid w:val="007F6193"/>
    <w:rsid w:val="007F7652"/>
    <w:rsid w:val="007F7D9D"/>
    <w:rsid w:val="00800D14"/>
    <w:rsid w:val="0080117D"/>
    <w:rsid w:val="00801607"/>
    <w:rsid w:val="00801B5F"/>
    <w:rsid w:val="00803ECE"/>
    <w:rsid w:val="00805FE3"/>
    <w:rsid w:val="008063FF"/>
    <w:rsid w:val="00811295"/>
    <w:rsid w:val="00811EEE"/>
    <w:rsid w:val="0081352E"/>
    <w:rsid w:val="008145D0"/>
    <w:rsid w:val="00815BEE"/>
    <w:rsid w:val="008173CA"/>
    <w:rsid w:val="00817D9B"/>
    <w:rsid w:val="00817E8C"/>
    <w:rsid w:val="00820598"/>
    <w:rsid w:val="0082125D"/>
    <w:rsid w:val="008213CD"/>
    <w:rsid w:val="00824D7F"/>
    <w:rsid w:val="00825B2B"/>
    <w:rsid w:val="00827249"/>
    <w:rsid w:val="0083051F"/>
    <w:rsid w:val="0083182B"/>
    <w:rsid w:val="008320BD"/>
    <w:rsid w:val="00833FCD"/>
    <w:rsid w:val="00835392"/>
    <w:rsid w:val="00836F22"/>
    <w:rsid w:val="00840758"/>
    <w:rsid w:val="0084087C"/>
    <w:rsid w:val="00841107"/>
    <w:rsid w:val="00841C55"/>
    <w:rsid w:val="00842FE0"/>
    <w:rsid w:val="00843A8A"/>
    <w:rsid w:val="0084640D"/>
    <w:rsid w:val="008471D2"/>
    <w:rsid w:val="00847210"/>
    <w:rsid w:val="008477A3"/>
    <w:rsid w:val="00850274"/>
    <w:rsid w:val="0085099D"/>
    <w:rsid w:val="0085120E"/>
    <w:rsid w:val="008519D0"/>
    <w:rsid w:val="0085686F"/>
    <w:rsid w:val="00857838"/>
    <w:rsid w:val="008607E7"/>
    <w:rsid w:val="00860A4C"/>
    <w:rsid w:val="00860CD3"/>
    <w:rsid w:val="008614D0"/>
    <w:rsid w:val="008623E4"/>
    <w:rsid w:val="00862730"/>
    <w:rsid w:val="00862913"/>
    <w:rsid w:val="008632B5"/>
    <w:rsid w:val="0086568F"/>
    <w:rsid w:val="008669F8"/>
    <w:rsid w:val="00867DC4"/>
    <w:rsid w:val="00870ABB"/>
    <w:rsid w:val="00874C83"/>
    <w:rsid w:val="00875B05"/>
    <w:rsid w:val="00877C3E"/>
    <w:rsid w:val="00880093"/>
    <w:rsid w:val="008817AD"/>
    <w:rsid w:val="00881E0B"/>
    <w:rsid w:val="00881E2E"/>
    <w:rsid w:val="00883978"/>
    <w:rsid w:val="0088543B"/>
    <w:rsid w:val="00886473"/>
    <w:rsid w:val="00886572"/>
    <w:rsid w:val="00887484"/>
    <w:rsid w:val="00890171"/>
    <w:rsid w:val="00893FE8"/>
    <w:rsid w:val="00894D30"/>
    <w:rsid w:val="008A1EA7"/>
    <w:rsid w:val="008A2E64"/>
    <w:rsid w:val="008A2F4E"/>
    <w:rsid w:val="008A3A1A"/>
    <w:rsid w:val="008A3FAE"/>
    <w:rsid w:val="008A53DC"/>
    <w:rsid w:val="008A65B3"/>
    <w:rsid w:val="008A6E75"/>
    <w:rsid w:val="008A71AF"/>
    <w:rsid w:val="008B0FE4"/>
    <w:rsid w:val="008B1F39"/>
    <w:rsid w:val="008B2359"/>
    <w:rsid w:val="008B3026"/>
    <w:rsid w:val="008B34CD"/>
    <w:rsid w:val="008B55E3"/>
    <w:rsid w:val="008C1D6E"/>
    <w:rsid w:val="008C213D"/>
    <w:rsid w:val="008C38E4"/>
    <w:rsid w:val="008C39AC"/>
    <w:rsid w:val="008C4A13"/>
    <w:rsid w:val="008C5956"/>
    <w:rsid w:val="008C6FE2"/>
    <w:rsid w:val="008D02D6"/>
    <w:rsid w:val="008D12DD"/>
    <w:rsid w:val="008D19EE"/>
    <w:rsid w:val="008D210D"/>
    <w:rsid w:val="008D27B5"/>
    <w:rsid w:val="008D2B08"/>
    <w:rsid w:val="008D61A0"/>
    <w:rsid w:val="008D65B4"/>
    <w:rsid w:val="008E0FA1"/>
    <w:rsid w:val="008E1067"/>
    <w:rsid w:val="008E1A42"/>
    <w:rsid w:val="008E1C57"/>
    <w:rsid w:val="008E1E26"/>
    <w:rsid w:val="008E7DA2"/>
    <w:rsid w:val="008F02E4"/>
    <w:rsid w:val="008F05A4"/>
    <w:rsid w:val="008F149B"/>
    <w:rsid w:val="008F282D"/>
    <w:rsid w:val="008F4246"/>
    <w:rsid w:val="008F4C11"/>
    <w:rsid w:val="008F5328"/>
    <w:rsid w:val="008F5D95"/>
    <w:rsid w:val="008F646B"/>
    <w:rsid w:val="00902AB1"/>
    <w:rsid w:val="0090351D"/>
    <w:rsid w:val="00903A4C"/>
    <w:rsid w:val="00906324"/>
    <w:rsid w:val="0091153E"/>
    <w:rsid w:val="00912CE6"/>
    <w:rsid w:val="0091405F"/>
    <w:rsid w:val="009140D1"/>
    <w:rsid w:val="00915286"/>
    <w:rsid w:val="00920E08"/>
    <w:rsid w:val="009211DF"/>
    <w:rsid w:val="009213A7"/>
    <w:rsid w:val="00923A0A"/>
    <w:rsid w:val="00923DC5"/>
    <w:rsid w:val="00923E7A"/>
    <w:rsid w:val="00925E3B"/>
    <w:rsid w:val="00926AC7"/>
    <w:rsid w:val="00930E8C"/>
    <w:rsid w:val="00934094"/>
    <w:rsid w:val="0093468E"/>
    <w:rsid w:val="009355E0"/>
    <w:rsid w:val="0093712E"/>
    <w:rsid w:val="00941071"/>
    <w:rsid w:val="00941716"/>
    <w:rsid w:val="009428B5"/>
    <w:rsid w:val="00942CA5"/>
    <w:rsid w:val="00944BB6"/>
    <w:rsid w:val="00946C1F"/>
    <w:rsid w:val="00946C2F"/>
    <w:rsid w:val="0095010C"/>
    <w:rsid w:val="00950C43"/>
    <w:rsid w:val="00951C20"/>
    <w:rsid w:val="00952309"/>
    <w:rsid w:val="00954AE6"/>
    <w:rsid w:val="00954D70"/>
    <w:rsid w:val="00954E49"/>
    <w:rsid w:val="009565EE"/>
    <w:rsid w:val="00957A8F"/>
    <w:rsid w:val="0096179B"/>
    <w:rsid w:val="00961FEA"/>
    <w:rsid w:val="00962054"/>
    <w:rsid w:val="0096607A"/>
    <w:rsid w:val="00966AB2"/>
    <w:rsid w:val="009703E7"/>
    <w:rsid w:val="00970866"/>
    <w:rsid w:val="00971013"/>
    <w:rsid w:val="00972947"/>
    <w:rsid w:val="00975D0D"/>
    <w:rsid w:val="0097662B"/>
    <w:rsid w:val="00977816"/>
    <w:rsid w:val="00977BD5"/>
    <w:rsid w:val="00980688"/>
    <w:rsid w:val="00982430"/>
    <w:rsid w:val="0098276B"/>
    <w:rsid w:val="009836A0"/>
    <w:rsid w:val="00984789"/>
    <w:rsid w:val="00984ECC"/>
    <w:rsid w:val="00985589"/>
    <w:rsid w:val="00985DB4"/>
    <w:rsid w:val="0099118B"/>
    <w:rsid w:val="009920CE"/>
    <w:rsid w:val="009923A1"/>
    <w:rsid w:val="00993B47"/>
    <w:rsid w:val="00995E99"/>
    <w:rsid w:val="009971A6"/>
    <w:rsid w:val="00997DB2"/>
    <w:rsid w:val="009A1212"/>
    <w:rsid w:val="009A2AC3"/>
    <w:rsid w:val="009A4231"/>
    <w:rsid w:val="009A481B"/>
    <w:rsid w:val="009A4ACC"/>
    <w:rsid w:val="009A5BCC"/>
    <w:rsid w:val="009A612E"/>
    <w:rsid w:val="009A6923"/>
    <w:rsid w:val="009A6E94"/>
    <w:rsid w:val="009B0261"/>
    <w:rsid w:val="009B3AC6"/>
    <w:rsid w:val="009B4247"/>
    <w:rsid w:val="009B43EC"/>
    <w:rsid w:val="009B4D33"/>
    <w:rsid w:val="009B679A"/>
    <w:rsid w:val="009B72A1"/>
    <w:rsid w:val="009B7553"/>
    <w:rsid w:val="009C0E69"/>
    <w:rsid w:val="009C15F8"/>
    <w:rsid w:val="009C5ACB"/>
    <w:rsid w:val="009C65DF"/>
    <w:rsid w:val="009C7D9B"/>
    <w:rsid w:val="009D3490"/>
    <w:rsid w:val="009D497E"/>
    <w:rsid w:val="009D5578"/>
    <w:rsid w:val="009D67DD"/>
    <w:rsid w:val="009E22CF"/>
    <w:rsid w:val="009E2794"/>
    <w:rsid w:val="009E359C"/>
    <w:rsid w:val="009E41DB"/>
    <w:rsid w:val="009E5A50"/>
    <w:rsid w:val="009E5F3A"/>
    <w:rsid w:val="009E64D8"/>
    <w:rsid w:val="009F22E0"/>
    <w:rsid w:val="009F4B23"/>
    <w:rsid w:val="009F6123"/>
    <w:rsid w:val="009F62C3"/>
    <w:rsid w:val="009F6BD5"/>
    <w:rsid w:val="00A005E7"/>
    <w:rsid w:val="00A01D7F"/>
    <w:rsid w:val="00A036F3"/>
    <w:rsid w:val="00A03781"/>
    <w:rsid w:val="00A03D75"/>
    <w:rsid w:val="00A06EBD"/>
    <w:rsid w:val="00A071FE"/>
    <w:rsid w:val="00A10605"/>
    <w:rsid w:val="00A120BB"/>
    <w:rsid w:val="00A1230B"/>
    <w:rsid w:val="00A124D4"/>
    <w:rsid w:val="00A12C27"/>
    <w:rsid w:val="00A12C55"/>
    <w:rsid w:val="00A12D46"/>
    <w:rsid w:val="00A15110"/>
    <w:rsid w:val="00A15136"/>
    <w:rsid w:val="00A17330"/>
    <w:rsid w:val="00A202AC"/>
    <w:rsid w:val="00A21A9E"/>
    <w:rsid w:val="00A21EF5"/>
    <w:rsid w:val="00A22249"/>
    <w:rsid w:val="00A22535"/>
    <w:rsid w:val="00A22DE4"/>
    <w:rsid w:val="00A277A2"/>
    <w:rsid w:val="00A30125"/>
    <w:rsid w:val="00A304C3"/>
    <w:rsid w:val="00A311A6"/>
    <w:rsid w:val="00A31E40"/>
    <w:rsid w:val="00A32553"/>
    <w:rsid w:val="00A32B7D"/>
    <w:rsid w:val="00A34642"/>
    <w:rsid w:val="00A35266"/>
    <w:rsid w:val="00A36B92"/>
    <w:rsid w:val="00A409E7"/>
    <w:rsid w:val="00A41929"/>
    <w:rsid w:val="00A43B10"/>
    <w:rsid w:val="00A441BF"/>
    <w:rsid w:val="00A446E7"/>
    <w:rsid w:val="00A447DF"/>
    <w:rsid w:val="00A44D19"/>
    <w:rsid w:val="00A44F77"/>
    <w:rsid w:val="00A46168"/>
    <w:rsid w:val="00A46912"/>
    <w:rsid w:val="00A46DE0"/>
    <w:rsid w:val="00A502D7"/>
    <w:rsid w:val="00A505E2"/>
    <w:rsid w:val="00A53997"/>
    <w:rsid w:val="00A56A19"/>
    <w:rsid w:val="00A630A7"/>
    <w:rsid w:val="00A65572"/>
    <w:rsid w:val="00A66D70"/>
    <w:rsid w:val="00A67DC2"/>
    <w:rsid w:val="00A70507"/>
    <w:rsid w:val="00A70A6A"/>
    <w:rsid w:val="00A724C1"/>
    <w:rsid w:val="00A7278E"/>
    <w:rsid w:val="00A76DD8"/>
    <w:rsid w:val="00A77475"/>
    <w:rsid w:val="00A807B9"/>
    <w:rsid w:val="00A80EE5"/>
    <w:rsid w:val="00A84EA4"/>
    <w:rsid w:val="00A84EA7"/>
    <w:rsid w:val="00A85049"/>
    <w:rsid w:val="00A91BA7"/>
    <w:rsid w:val="00A93732"/>
    <w:rsid w:val="00A9399F"/>
    <w:rsid w:val="00A968D4"/>
    <w:rsid w:val="00A96CB9"/>
    <w:rsid w:val="00A9720C"/>
    <w:rsid w:val="00AA06C5"/>
    <w:rsid w:val="00AA0BEC"/>
    <w:rsid w:val="00AA0C78"/>
    <w:rsid w:val="00AA0C83"/>
    <w:rsid w:val="00AA1522"/>
    <w:rsid w:val="00AA1823"/>
    <w:rsid w:val="00AA56E6"/>
    <w:rsid w:val="00AA7480"/>
    <w:rsid w:val="00AA7E2A"/>
    <w:rsid w:val="00AB47FF"/>
    <w:rsid w:val="00AB4D43"/>
    <w:rsid w:val="00AB5E30"/>
    <w:rsid w:val="00AB7683"/>
    <w:rsid w:val="00AC0497"/>
    <w:rsid w:val="00AC16CC"/>
    <w:rsid w:val="00AC1995"/>
    <w:rsid w:val="00AC267F"/>
    <w:rsid w:val="00AC2CAF"/>
    <w:rsid w:val="00AC2D64"/>
    <w:rsid w:val="00AC43E2"/>
    <w:rsid w:val="00AC6699"/>
    <w:rsid w:val="00AC74FF"/>
    <w:rsid w:val="00AD3212"/>
    <w:rsid w:val="00AD387E"/>
    <w:rsid w:val="00AD76C5"/>
    <w:rsid w:val="00AD7D60"/>
    <w:rsid w:val="00AD7F66"/>
    <w:rsid w:val="00AE08AF"/>
    <w:rsid w:val="00AE21AF"/>
    <w:rsid w:val="00AE23E6"/>
    <w:rsid w:val="00AE25BE"/>
    <w:rsid w:val="00AE32AC"/>
    <w:rsid w:val="00AE78B0"/>
    <w:rsid w:val="00AF0E92"/>
    <w:rsid w:val="00AF25FE"/>
    <w:rsid w:val="00AF2A82"/>
    <w:rsid w:val="00AF35B4"/>
    <w:rsid w:val="00AF46D0"/>
    <w:rsid w:val="00AF5522"/>
    <w:rsid w:val="00AF5C1A"/>
    <w:rsid w:val="00AF66CD"/>
    <w:rsid w:val="00AF71DE"/>
    <w:rsid w:val="00AF773F"/>
    <w:rsid w:val="00AF7F2C"/>
    <w:rsid w:val="00B0022A"/>
    <w:rsid w:val="00B016CE"/>
    <w:rsid w:val="00B01943"/>
    <w:rsid w:val="00B0235A"/>
    <w:rsid w:val="00B02BF6"/>
    <w:rsid w:val="00B03F46"/>
    <w:rsid w:val="00B048AD"/>
    <w:rsid w:val="00B06D6A"/>
    <w:rsid w:val="00B07361"/>
    <w:rsid w:val="00B1440F"/>
    <w:rsid w:val="00B150C5"/>
    <w:rsid w:val="00B16F1F"/>
    <w:rsid w:val="00B172E4"/>
    <w:rsid w:val="00B25C1E"/>
    <w:rsid w:val="00B26786"/>
    <w:rsid w:val="00B27AC1"/>
    <w:rsid w:val="00B3010C"/>
    <w:rsid w:val="00B31D6E"/>
    <w:rsid w:val="00B32292"/>
    <w:rsid w:val="00B325B0"/>
    <w:rsid w:val="00B331ED"/>
    <w:rsid w:val="00B332EB"/>
    <w:rsid w:val="00B34529"/>
    <w:rsid w:val="00B350E1"/>
    <w:rsid w:val="00B40379"/>
    <w:rsid w:val="00B44B86"/>
    <w:rsid w:val="00B44F80"/>
    <w:rsid w:val="00B451A0"/>
    <w:rsid w:val="00B477C3"/>
    <w:rsid w:val="00B51B3C"/>
    <w:rsid w:val="00B51F71"/>
    <w:rsid w:val="00B5232A"/>
    <w:rsid w:val="00B5354C"/>
    <w:rsid w:val="00B571C7"/>
    <w:rsid w:val="00B57857"/>
    <w:rsid w:val="00B607A4"/>
    <w:rsid w:val="00B61FA6"/>
    <w:rsid w:val="00B632D4"/>
    <w:rsid w:val="00B638D2"/>
    <w:rsid w:val="00B650A1"/>
    <w:rsid w:val="00B713AA"/>
    <w:rsid w:val="00B729E0"/>
    <w:rsid w:val="00B73BF5"/>
    <w:rsid w:val="00B75354"/>
    <w:rsid w:val="00B75E59"/>
    <w:rsid w:val="00B763E5"/>
    <w:rsid w:val="00B77482"/>
    <w:rsid w:val="00B774DC"/>
    <w:rsid w:val="00B805BD"/>
    <w:rsid w:val="00B806FE"/>
    <w:rsid w:val="00B80B39"/>
    <w:rsid w:val="00B82526"/>
    <w:rsid w:val="00B85789"/>
    <w:rsid w:val="00B87180"/>
    <w:rsid w:val="00B879AE"/>
    <w:rsid w:val="00B9048C"/>
    <w:rsid w:val="00B914A0"/>
    <w:rsid w:val="00B93C80"/>
    <w:rsid w:val="00B95038"/>
    <w:rsid w:val="00B96636"/>
    <w:rsid w:val="00B9699F"/>
    <w:rsid w:val="00BA427F"/>
    <w:rsid w:val="00BA56FA"/>
    <w:rsid w:val="00BB12B4"/>
    <w:rsid w:val="00BB2383"/>
    <w:rsid w:val="00BB257F"/>
    <w:rsid w:val="00BB5E1D"/>
    <w:rsid w:val="00BB7858"/>
    <w:rsid w:val="00BC1AB2"/>
    <w:rsid w:val="00BC5E92"/>
    <w:rsid w:val="00BC6923"/>
    <w:rsid w:val="00BD16F4"/>
    <w:rsid w:val="00BD29FD"/>
    <w:rsid w:val="00BD37E5"/>
    <w:rsid w:val="00BD3AA8"/>
    <w:rsid w:val="00BD4287"/>
    <w:rsid w:val="00BD4CAD"/>
    <w:rsid w:val="00BD57BC"/>
    <w:rsid w:val="00BD5C19"/>
    <w:rsid w:val="00BD5E9F"/>
    <w:rsid w:val="00BD7A3B"/>
    <w:rsid w:val="00BE01ED"/>
    <w:rsid w:val="00BE2277"/>
    <w:rsid w:val="00BE397C"/>
    <w:rsid w:val="00BE3E53"/>
    <w:rsid w:val="00BE6490"/>
    <w:rsid w:val="00BE65EF"/>
    <w:rsid w:val="00BE6BF8"/>
    <w:rsid w:val="00BF05D0"/>
    <w:rsid w:val="00BF26CD"/>
    <w:rsid w:val="00BF3958"/>
    <w:rsid w:val="00BF5F05"/>
    <w:rsid w:val="00BF656F"/>
    <w:rsid w:val="00C00F81"/>
    <w:rsid w:val="00C014B6"/>
    <w:rsid w:val="00C019FE"/>
    <w:rsid w:val="00C05915"/>
    <w:rsid w:val="00C07EAF"/>
    <w:rsid w:val="00C10258"/>
    <w:rsid w:val="00C107B7"/>
    <w:rsid w:val="00C11122"/>
    <w:rsid w:val="00C1171A"/>
    <w:rsid w:val="00C119D5"/>
    <w:rsid w:val="00C14895"/>
    <w:rsid w:val="00C15243"/>
    <w:rsid w:val="00C16EE3"/>
    <w:rsid w:val="00C16F35"/>
    <w:rsid w:val="00C2006A"/>
    <w:rsid w:val="00C2022C"/>
    <w:rsid w:val="00C20B7C"/>
    <w:rsid w:val="00C20C4C"/>
    <w:rsid w:val="00C219CE"/>
    <w:rsid w:val="00C235F3"/>
    <w:rsid w:val="00C27821"/>
    <w:rsid w:val="00C315DF"/>
    <w:rsid w:val="00C31C55"/>
    <w:rsid w:val="00C322D9"/>
    <w:rsid w:val="00C33448"/>
    <w:rsid w:val="00C33DE0"/>
    <w:rsid w:val="00C33FED"/>
    <w:rsid w:val="00C36623"/>
    <w:rsid w:val="00C36D0B"/>
    <w:rsid w:val="00C37114"/>
    <w:rsid w:val="00C37163"/>
    <w:rsid w:val="00C41822"/>
    <w:rsid w:val="00C436E0"/>
    <w:rsid w:val="00C456CE"/>
    <w:rsid w:val="00C50389"/>
    <w:rsid w:val="00C50824"/>
    <w:rsid w:val="00C528C1"/>
    <w:rsid w:val="00C534FB"/>
    <w:rsid w:val="00C55758"/>
    <w:rsid w:val="00C611BF"/>
    <w:rsid w:val="00C61BF3"/>
    <w:rsid w:val="00C61DF4"/>
    <w:rsid w:val="00C6271B"/>
    <w:rsid w:val="00C644DD"/>
    <w:rsid w:val="00C67A06"/>
    <w:rsid w:val="00C71259"/>
    <w:rsid w:val="00C714D9"/>
    <w:rsid w:val="00C800CF"/>
    <w:rsid w:val="00C80229"/>
    <w:rsid w:val="00C80EC5"/>
    <w:rsid w:val="00C817F6"/>
    <w:rsid w:val="00C8310D"/>
    <w:rsid w:val="00C83BCF"/>
    <w:rsid w:val="00C852BB"/>
    <w:rsid w:val="00C856F6"/>
    <w:rsid w:val="00C86D88"/>
    <w:rsid w:val="00C87DE4"/>
    <w:rsid w:val="00C90E39"/>
    <w:rsid w:val="00C914CE"/>
    <w:rsid w:val="00C933A5"/>
    <w:rsid w:val="00C938AF"/>
    <w:rsid w:val="00C95E1C"/>
    <w:rsid w:val="00C9622A"/>
    <w:rsid w:val="00CA0F2D"/>
    <w:rsid w:val="00CA2087"/>
    <w:rsid w:val="00CA3143"/>
    <w:rsid w:val="00CA3F8C"/>
    <w:rsid w:val="00CA5E50"/>
    <w:rsid w:val="00CA74BD"/>
    <w:rsid w:val="00CB030C"/>
    <w:rsid w:val="00CB215C"/>
    <w:rsid w:val="00CB256A"/>
    <w:rsid w:val="00CB2736"/>
    <w:rsid w:val="00CB3FD8"/>
    <w:rsid w:val="00CB4199"/>
    <w:rsid w:val="00CC26CC"/>
    <w:rsid w:val="00CC3277"/>
    <w:rsid w:val="00CC5BAB"/>
    <w:rsid w:val="00CC633E"/>
    <w:rsid w:val="00CD18D7"/>
    <w:rsid w:val="00CD2B55"/>
    <w:rsid w:val="00CD2B94"/>
    <w:rsid w:val="00CD38DD"/>
    <w:rsid w:val="00CD53B3"/>
    <w:rsid w:val="00CD6799"/>
    <w:rsid w:val="00CD72A8"/>
    <w:rsid w:val="00CE1608"/>
    <w:rsid w:val="00CE219A"/>
    <w:rsid w:val="00CE228C"/>
    <w:rsid w:val="00CE2466"/>
    <w:rsid w:val="00CE5110"/>
    <w:rsid w:val="00CE52B5"/>
    <w:rsid w:val="00CE5C7C"/>
    <w:rsid w:val="00CE63E1"/>
    <w:rsid w:val="00CF0C16"/>
    <w:rsid w:val="00CF1667"/>
    <w:rsid w:val="00CF1C75"/>
    <w:rsid w:val="00CF24AA"/>
    <w:rsid w:val="00CF308A"/>
    <w:rsid w:val="00CF4497"/>
    <w:rsid w:val="00CF63E1"/>
    <w:rsid w:val="00CF675B"/>
    <w:rsid w:val="00CF7125"/>
    <w:rsid w:val="00CF714E"/>
    <w:rsid w:val="00CF717B"/>
    <w:rsid w:val="00D0127E"/>
    <w:rsid w:val="00D0291E"/>
    <w:rsid w:val="00D02BC2"/>
    <w:rsid w:val="00D05BD4"/>
    <w:rsid w:val="00D06CF0"/>
    <w:rsid w:val="00D077B0"/>
    <w:rsid w:val="00D116F4"/>
    <w:rsid w:val="00D12946"/>
    <w:rsid w:val="00D13CA4"/>
    <w:rsid w:val="00D13E24"/>
    <w:rsid w:val="00D146A3"/>
    <w:rsid w:val="00D15DE4"/>
    <w:rsid w:val="00D178B3"/>
    <w:rsid w:val="00D2147F"/>
    <w:rsid w:val="00D21F2A"/>
    <w:rsid w:val="00D24341"/>
    <w:rsid w:val="00D266D3"/>
    <w:rsid w:val="00D27CFF"/>
    <w:rsid w:val="00D303EB"/>
    <w:rsid w:val="00D30970"/>
    <w:rsid w:val="00D3136A"/>
    <w:rsid w:val="00D325EA"/>
    <w:rsid w:val="00D32CE2"/>
    <w:rsid w:val="00D33C1D"/>
    <w:rsid w:val="00D34B13"/>
    <w:rsid w:val="00D36468"/>
    <w:rsid w:val="00D36A40"/>
    <w:rsid w:val="00D40BCE"/>
    <w:rsid w:val="00D414A3"/>
    <w:rsid w:val="00D41710"/>
    <w:rsid w:val="00D41B7E"/>
    <w:rsid w:val="00D42F71"/>
    <w:rsid w:val="00D43100"/>
    <w:rsid w:val="00D4401F"/>
    <w:rsid w:val="00D44360"/>
    <w:rsid w:val="00D45968"/>
    <w:rsid w:val="00D45CC8"/>
    <w:rsid w:val="00D46D65"/>
    <w:rsid w:val="00D5091D"/>
    <w:rsid w:val="00D52236"/>
    <w:rsid w:val="00D537FA"/>
    <w:rsid w:val="00D53BB5"/>
    <w:rsid w:val="00D53BC1"/>
    <w:rsid w:val="00D53FE9"/>
    <w:rsid w:val="00D571EA"/>
    <w:rsid w:val="00D619C9"/>
    <w:rsid w:val="00D61B98"/>
    <w:rsid w:val="00D61D65"/>
    <w:rsid w:val="00D625F9"/>
    <w:rsid w:val="00D62BC7"/>
    <w:rsid w:val="00D719B8"/>
    <w:rsid w:val="00D71B0A"/>
    <w:rsid w:val="00D71B77"/>
    <w:rsid w:val="00D71FFC"/>
    <w:rsid w:val="00D72049"/>
    <w:rsid w:val="00D721E5"/>
    <w:rsid w:val="00D728B4"/>
    <w:rsid w:val="00D728E5"/>
    <w:rsid w:val="00D73B2A"/>
    <w:rsid w:val="00D745FB"/>
    <w:rsid w:val="00D763D1"/>
    <w:rsid w:val="00D76E8D"/>
    <w:rsid w:val="00D772E8"/>
    <w:rsid w:val="00D82D81"/>
    <w:rsid w:val="00D840B3"/>
    <w:rsid w:val="00D846E4"/>
    <w:rsid w:val="00D85730"/>
    <w:rsid w:val="00D85FFB"/>
    <w:rsid w:val="00D8698E"/>
    <w:rsid w:val="00D86A93"/>
    <w:rsid w:val="00D8700C"/>
    <w:rsid w:val="00D902CB"/>
    <w:rsid w:val="00D92C63"/>
    <w:rsid w:val="00D9377A"/>
    <w:rsid w:val="00D93998"/>
    <w:rsid w:val="00DA097A"/>
    <w:rsid w:val="00DA23B2"/>
    <w:rsid w:val="00DA5238"/>
    <w:rsid w:val="00DA688F"/>
    <w:rsid w:val="00DA77D2"/>
    <w:rsid w:val="00DB0797"/>
    <w:rsid w:val="00DB33DC"/>
    <w:rsid w:val="00DB3C58"/>
    <w:rsid w:val="00DB5382"/>
    <w:rsid w:val="00DB64A8"/>
    <w:rsid w:val="00DB722C"/>
    <w:rsid w:val="00DC00B0"/>
    <w:rsid w:val="00DC30CB"/>
    <w:rsid w:val="00DC4DCE"/>
    <w:rsid w:val="00DC600C"/>
    <w:rsid w:val="00DC7886"/>
    <w:rsid w:val="00DC7A7A"/>
    <w:rsid w:val="00DD013E"/>
    <w:rsid w:val="00DD0FFD"/>
    <w:rsid w:val="00DD1174"/>
    <w:rsid w:val="00DD1A60"/>
    <w:rsid w:val="00DD1F38"/>
    <w:rsid w:val="00DD64F8"/>
    <w:rsid w:val="00DD6FCA"/>
    <w:rsid w:val="00DE05B5"/>
    <w:rsid w:val="00DE0E23"/>
    <w:rsid w:val="00DE1E7B"/>
    <w:rsid w:val="00DE24BC"/>
    <w:rsid w:val="00DE293E"/>
    <w:rsid w:val="00DE345F"/>
    <w:rsid w:val="00DE51AF"/>
    <w:rsid w:val="00DE5203"/>
    <w:rsid w:val="00DF0127"/>
    <w:rsid w:val="00DF1738"/>
    <w:rsid w:val="00DF25F9"/>
    <w:rsid w:val="00DF51BE"/>
    <w:rsid w:val="00DF637D"/>
    <w:rsid w:val="00DF7222"/>
    <w:rsid w:val="00DF7550"/>
    <w:rsid w:val="00E01181"/>
    <w:rsid w:val="00E026F3"/>
    <w:rsid w:val="00E029C3"/>
    <w:rsid w:val="00E03070"/>
    <w:rsid w:val="00E047AD"/>
    <w:rsid w:val="00E0575D"/>
    <w:rsid w:val="00E1052A"/>
    <w:rsid w:val="00E106B7"/>
    <w:rsid w:val="00E10C7A"/>
    <w:rsid w:val="00E110A3"/>
    <w:rsid w:val="00E11E0C"/>
    <w:rsid w:val="00E12174"/>
    <w:rsid w:val="00E14733"/>
    <w:rsid w:val="00E16365"/>
    <w:rsid w:val="00E17392"/>
    <w:rsid w:val="00E20429"/>
    <w:rsid w:val="00E21629"/>
    <w:rsid w:val="00E23183"/>
    <w:rsid w:val="00E232FE"/>
    <w:rsid w:val="00E237A0"/>
    <w:rsid w:val="00E27292"/>
    <w:rsid w:val="00E27C89"/>
    <w:rsid w:val="00E318D3"/>
    <w:rsid w:val="00E33775"/>
    <w:rsid w:val="00E33F92"/>
    <w:rsid w:val="00E35245"/>
    <w:rsid w:val="00E354A2"/>
    <w:rsid w:val="00E40A89"/>
    <w:rsid w:val="00E40D46"/>
    <w:rsid w:val="00E41AF2"/>
    <w:rsid w:val="00E42994"/>
    <w:rsid w:val="00E42D1A"/>
    <w:rsid w:val="00E43CCD"/>
    <w:rsid w:val="00E44079"/>
    <w:rsid w:val="00E44260"/>
    <w:rsid w:val="00E455CB"/>
    <w:rsid w:val="00E506CE"/>
    <w:rsid w:val="00E521CD"/>
    <w:rsid w:val="00E52DCC"/>
    <w:rsid w:val="00E54134"/>
    <w:rsid w:val="00E54156"/>
    <w:rsid w:val="00E54E20"/>
    <w:rsid w:val="00E55527"/>
    <w:rsid w:val="00E57117"/>
    <w:rsid w:val="00E60A7A"/>
    <w:rsid w:val="00E613B2"/>
    <w:rsid w:val="00E622D7"/>
    <w:rsid w:val="00E62AC2"/>
    <w:rsid w:val="00E6485F"/>
    <w:rsid w:val="00E6524E"/>
    <w:rsid w:val="00E66C36"/>
    <w:rsid w:val="00E70913"/>
    <w:rsid w:val="00E7101A"/>
    <w:rsid w:val="00E728EC"/>
    <w:rsid w:val="00E75426"/>
    <w:rsid w:val="00E76EA2"/>
    <w:rsid w:val="00E778AB"/>
    <w:rsid w:val="00E77DF9"/>
    <w:rsid w:val="00E808A9"/>
    <w:rsid w:val="00E847DB"/>
    <w:rsid w:val="00E85564"/>
    <w:rsid w:val="00E8559C"/>
    <w:rsid w:val="00E857BC"/>
    <w:rsid w:val="00E85D52"/>
    <w:rsid w:val="00E860FB"/>
    <w:rsid w:val="00E867F7"/>
    <w:rsid w:val="00E8731A"/>
    <w:rsid w:val="00E87B2C"/>
    <w:rsid w:val="00E90EC0"/>
    <w:rsid w:val="00E922C4"/>
    <w:rsid w:val="00E9262C"/>
    <w:rsid w:val="00E946EB"/>
    <w:rsid w:val="00E95844"/>
    <w:rsid w:val="00E966A4"/>
    <w:rsid w:val="00E97640"/>
    <w:rsid w:val="00EA03E6"/>
    <w:rsid w:val="00EA0E1C"/>
    <w:rsid w:val="00EA146F"/>
    <w:rsid w:val="00EA2057"/>
    <w:rsid w:val="00EA66E5"/>
    <w:rsid w:val="00EB072D"/>
    <w:rsid w:val="00EB2774"/>
    <w:rsid w:val="00EB44A2"/>
    <w:rsid w:val="00EB4A00"/>
    <w:rsid w:val="00EB76F6"/>
    <w:rsid w:val="00EC126E"/>
    <w:rsid w:val="00EC2170"/>
    <w:rsid w:val="00EC298A"/>
    <w:rsid w:val="00EC36F7"/>
    <w:rsid w:val="00EC4CD3"/>
    <w:rsid w:val="00ED291C"/>
    <w:rsid w:val="00ED41D1"/>
    <w:rsid w:val="00ED4DB4"/>
    <w:rsid w:val="00ED56D4"/>
    <w:rsid w:val="00ED5EDF"/>
    <w:rsid w:val="00ED6262"/>
    <w:rsid w:val="00ED6314"/>
    <w:rsid w:val="00ED76F1"/>
    <w:rsid w:val="00ED7A9C"/>
    <w:rsid w:val="00EE1C12"/>
    <w:rsid w:val="00EE1D24"/>
    <w:rsid w:val="00EE3B00"/>
    <w:rsid w:val="00EE3D24"/>
    <w:rsid w:val="00EE502A"/>
    <w:rsid w:val="00EF1535"/>
    <w:rsid w:val="00EF2C4D"/>
    <w:rsid w:val="00EF3A95"/>
    <w:rsid w:val="00EF40CA"/>
    <w:rsid w:val="00EF5DC2"/>
    <w:rsid w:val="00EF605D"/>
    <w:rsid w:val="00EF685B"/>
    <w:rsid w:val="00F00263"/>
    <w:rsid w:val="00F03624"/>
    <w:rsid w:val="00F03D7A"/>
    <w:rsid w:val="00F05484"/>
    <w:rsid w:val="00F054C5"/>
    <w:rsid w:val="00F06E89"/>
    <w:rsid w:val="00F11588"/>
    <w:rsid w:val="00F12735"/>
    <w:rsid w:val="00F15709"/>
    <w:rsid w:val="00F15B2B"/>
    <w:rsid w:val="00F15DA2"/>
    <w:rsid w:val="00F22BE4"/>
    <w:rsid w:val="00F2489E"/>
    <w:rsid w:val="00F25733"/>
    <w:rsid w:val="00F27B7A"/>
    <w:rsid w:val="00F314E0"/>
    <w:rsid w:val="00F31A50"/>
    <w:rsid w:val="00F35B21"/>
    <w:rsid w:val="00F362BF"/>
    <w:rsid w:val="00F363D0"/>
    <w:rsid w:val="00F3641A"/>
    <w:rsid w:val="00F36F32"/>
    <w:rsid w:val="00F3790B"/>
    <w:rsid w:val="00F403BC"/>
    <w:rsid w:val="00F40836"/>
    <w:rsid w:val="00F40FBE"/>
    <w:rsid w:val="00F41583"/>
    <w:rsid w:val="00F422AA"/>
    <w:rsid w:val="00F42C78"/>
    <w:rsid w:val="00F43385"/>
    <w:rsid w:val="00F45D06"/>
    <w:rsid w:val="00F46FE6"/>
    <w:rsid w:val="00F47A8E"/>
    <w:rsid w:val="00F50104"/>
    <w:rsid w:val="00F50B72"/>
    <w:rsid w:val="00F60077"/>
    <w:rsid w:val="00F60409"/>
    <w:rsid w:val="00F6092E"/>
    <w:rsid w:val="00F6098D"/>
    <w:rsid w:val="00F612A2"/>
    <w:rsid w:val="00F622A3"/>
    <w:rsid w:val="00F640AE"/>
    <w:rsid w:val="00F64C3E"/>
    <w:rsid w:val="00F66745"/>
    <w:rsid w:val="00F6739C"/>
    <w:rsid w:val="00F70CD4"/>
    <w:rsid w:val="00F71B38"/>
    <w:rsid w:val="00F72376"/>
    <w:rsid w:val="00F74B73"/>
    <w:rsid w:val="00F7593A"/>
    <w:rsid w:val="00F81894"/>
    <w:rsid w:val="00F81F92"/>
    <w:rsid w:val="00F84F85"/>
    <w:rsid w:val="00F8565B"/>
    <w:rsid w:val="00F87288"/>
    <w:rsid w:val="00F877DD"/>
    <w:rsid w:val="00F901C5"/>
    <w:rsid w:val="00F910D5"/>
    <w:rsid w:val="00F93CF0"/>
    <w:rsid w:val="00FA2415"/>
    <w:rsid w:val="00FA27A7"/>
    <w:rsid w:val="00FA3C2D"/>
    <w:rsid w:val="00FA5CD6"/>
    <w:rsid w:val="00FA5DC7"/>
    <w:rsid w:val="00FA7A39"/>
    <w:rsid w:val="00FB189B"/>
    <w:rsid w:val="00FB1E25"/>
    <w:rsid w:val="00FB2291"/>
    <w:rsid w:val="00FB3BC9"/>
    <w:rsid w:val="00FB4082"/>
    <w:rsid w:val="00FB5607"/>
    <w:rsid w:val="00FC0701"/>
    <w:rsid w:val="00FC0963"/>
    <w:rsid w:val="00FC27C2"/>
    <w:rsid w:val="00FC29B3"/>
    <w:rsid w:val="00FC2C37"/>
    <w:rsid w:val="00FC2FD9"/>
    <w:rsid w:val="00FC628C"/>
    <w:rsid w:val="00FC6FB2"/>
    <w:rsid w:val="00FD07B8"/>
    <w:rsid w:val="00FD1F25"/>
    <w:rsid w:val="00FD3676"/>
    <w:rsid w:val="00FD40CA"/>
    <w:rsid w:val="00FD486A"/>
    <w:rsid w:val="00FD4F72"/>
    <w:rsid w:val="00FD66AE"/>
    <w:rsid w:val="00FD6878"/>
    <w:rsid w:val="00FD6AE7"/>
    <w:rsid w:val="00FD6D5D"/>
    <w:rsid w:val="00FD749C"/>
    <w:rsid w:val="00FE09B0"/>
    <w:rsid w:val="00FE1E35"/>
    <w:rsid w:val="00FE2D9F"/>
    <w:rsid w:val="00FE2E56"/>
    <w:rsid w:val="00FE57F1"/>
    <w:rsid w:val="00FE701C"/>
    <w:rsid w:val="00FE725E"/>
    <w:rsid w:val="00FF05C7"/>
    <w:rsid w:val="00FF06CA"/>
    <w:rsid w:val="00FF0CAB"/>
    <w:rsid w:val="00FF1D89"/>
    <w:rsid w:val="00FF22B1"/>
    <w:rsid w:val="00FF266D"/>
    <w:rsid w:val="00FF3E11"/>
    <w:rsid w:val="00FF48BE"/>
    <w:rsid w:val="00FF5A88"/>
    <w:rsid w:val="00FF67A3"/>
    <w:rsid w:val="00FF78E9"/>
    <w:rsid w:val="010AF5AE"/>
    <w:rsid w:val="037939AE"/>
    <w:rsid w:val="04822FF1"/>
    <w:rsid w:val="08C526F6"/>
    <w:rsid w:val="0A60F757"/>
    <w:rsid w:val="0B88217F"/>
    <w:rsid w:val="0BAD0E29"/>
    <w:rsid w:val="0C59B500"/>
    <w:rsid w:val="100A25F1"/>
    <w:rsid w:val="10CE023C"/>
    <w:rsid w:val="12802C4E"/>
    <w:rsid w:val="13611A5E"/>
    <w:rsid w:val="13775FFA"/>
    <w:rsid w:val="16355196"/>
    <w:rsid w:val="16797042"/>
    <w:rsid w:val="1B6ADE14"/>
    <w:rsid w:val="1C1AC26B"/>
    <w:rsid w:val="20C01EFC"/>
    <w:rsid w:val="218C4948"/>
    <w:rsid w:val="24B829FD"/>
    <w:rsid w:val="253141AB"/>
    <w:rsid w:val="25FBCF5F"/>
    <w:rsid w:val="28B05A90"/>
    <w:rsid w:val="2919823F"/>
    <w:rsid w:val="2A04B2CE"/>
    <w:rsid w:val="2BA0832F"/>
    <w:rsid w:val="2CE432B7"/>
    <w:rsid w:val="2D63807D"/>
    <w:rsid w:val="2D77FC33"/>
    <w:rsid w:val="2EA767C9"/>
    <w:rsid w:val="30778418"/>
    <w:rsid w:val="32BF2EF7"/>
    <w:rsid w:val="337AD8EC"/>
    <w:rsid w:val="3516A94D"/>
    <w:rsid w:val="35E9565D"/>
    <w:rsid w:val="39518171"/>
    <w:rsid w:val="3AA2AEC8"/>
    <w:rsid w:val="3B6CC274"/>
    <w:rsid w:val="3C892233"/>
    <w:rsid w:val="3D8D2664"/>
    <w:rsid w:val="3DF46842"/>
    <w:rsid w:val="47F102AD"/>
    <w:rsid w:val="4995B9DA"/>
    <w:rsid w:val="4F15B0F4"/>
    <w:rsid w:val="4FF521F9"/>
    <w:rsid w:val="502E200B"/>
    <w:rsid w:val="5105C715"/>
    <w:rsid w:val="51496E83"/>
    <w:rsid w:val="5391DD57"/>
    <w:rsid w:val="5515A186"/>
    <w:rsid w:val="5633621A"/>
    <w:rsid w:val="57E863D1"/>
    <w:rsid w:val="59F30B32"/>
    <w:rsid w:val="59F86807"/>
    <w:rsid w:val="5A41DD80"/>
    <w:rsid w:val="5B98C498"/>
    <w:rsid w:val="5D733837"/>
    <w:rsid w:val="64F308D4"/>
    <w:rsid w:val="6622746A"/>
    <w:rsid w:val="69F5025B"/>
    <w:rsid w:val="6A2A364F"/>
    <w:rsid w:val="6D288954"/>
    <w:rsid w:val="6E081794"/>
    <w:rsid w:val="70CC8E12"/>
    <w:rsid w:val="70EBABF8"/>
    <w:rsid w:val="732DB397"/>
    <w:rsid w:val="7454696C"/>
    <w:rsid w:val="75A81E91"/>
    <w:rsid w:val="75DFBB9B"/>
    <w:rsid w:val="764F9487"/>
    <w:rsid w:val="78940728"/>
    <w:rsid w:val="78DFBF53"/>
    <w:rsid w:val="7B975A15"/>
    <w:rsid w:val="7DDEC708"/>
    <w:rsid w:val="7F4F00D7"/>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C996BB"/>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07A"/>
    <w:pPr>
      <w:spacing w:after="120" w:line="240" w:lineRule="auto"/>
    </w:pPr>
    <w:rPr>
      <w:sz w:val="24"/>
    </w:rPr>
  </w:style>
  <w:style w:type="paragraph" w:styleId="Heading1">
    <w:name w:val="heading 1"/>
    <w:basedOn w:val="Normal"/>
    <w:next w:val="Normal"/>
    <w:link w:val="Heading1Char"/>
    <w:uiPriority w:val="9"/>
    <w:qFormat/>
    <w:rsid w:val="00C6271B"/>
    <w:pPr>
      <w:keepNext/>
      <w:keepLines/>
      <w:spacing w:before="12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C6271B"/>
    <w:pPr>
      <w:keepNext/>
      <w:keepLines/>
      <w:spacing w:before="240"/>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C6271B"/>
    <w:pPr>
      <w:keepNext/>
      <w:keepLines/>
      <w:spacing w:before="80" w:after="0"/>
      <w:outlineLvl w:val="2"/>
    </w:pPr>
    <w:rPr>
      <w:rFonts w:asciiTheme="majorHAnsi" w:eastAsiaTheme="majorEastAsia" w:hAnsiTheme="majorHAnsi" w:cstheme="majorBidi"/>
      <w:color w:val="595959" w:themeColor="text1" w:themeTint="A6"/>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212"/>
    <w:pPr>
      <w:spacing w:after="0" w:line="240" w:lineRule="auto"/>
    </w:pPr>
  </w:style>
  <w:style w:type="character" w:customStyle="1" w:styleId="NoSpacingChar">
    <w:name w:val="No Spacing Char"/>
    <w:basedOn w:val="DefaultParagraphFont"/>
    <w:link w:val="NoSpacing"/>
    <w:uiPriority w:val="1"/>
    <w:rsid w:val="00A9399F"/>
  </w:style>
  <w:style w:type="character" w:customStyle="1" w:styleId="Heading1Char">
    <w:name w:val="Heading 1 Char"/>
    <w:basedOn w:val="DefaultParagraphFont"/>
    <w:link w:val="Heading1"/>
    <w:uiPriority w:val="9"/>
    <w:rsid w:val="00C6271B"/>
    <w:rPr>
      <w:rFonts w:asciiTheme="majorHAnsi" w:eastAsiaTheme="majorEastAsia" w:hAnsiTheme="majorHAnsi" w:cstheme="majorBidi"/>
      <w:sz w:val="40"/>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C6271B"/>
    <w:rPr>
      <w:rFonts w:asciiTheme="majorHAnsi" w:eastAsiaTheme="majorEastAsia" w:hAnsiTheme="majorHAnsi" w:cstheme="majorBidi"/>
      <w:sz w:val="28"/>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C6271B"/>
    <w:rPr>
      <w:rFonts w:asciiTheme="majorHAnsi" w:eastAsiaTheme="majorEastAsia" w:hAnsiTheme="majorHAnsi" w:cstheme="majorBidi"/>
      <w:color w:val="595959" w:themeColor="text1" w:themeTint="A6"/>
      <w:sz w:val="24"/>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50389"/>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EC4CD3"/>
    <w:pPr>
      <w:spacing w:after="200"/>
    </w:pPr>
    <w:rPr>
      <w:b/>
      <w:bCs/>
      <w:color w:val="000000" w:themeColor="text1"/>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unhideWhenUsed/>
    <w:rsid w:val="00023634"/>
    <w:rPr>
      <w:sz w:val="20"/>
      <w:szCs w:val="20"/>
    </w:rPr>
  </w:style>
  <w:style w:type="character" w:customStyle="1" w:styleId="CommentTextChar">
    <w:name w:val="Comment Text Char"/>
    <w:basedOn w:val="DefaultParagraphFont"/>
    <w:link w:val="CommentText"/>
    <w:uiPriority w:val="99"/>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paragraph" w:customStyle="1" w:styleId="Default">
    <w:name w:val="Default"/>
    <w:rsid w:val="00A85049"/>
    <w:pPr>
      <w:autoSpaceDE w:val="0"/>
      <w:autoSpaceDN w:val="0"/>
      <w:adjustRightInd w:val="0"/>
      <w:spacing w:after="0" w:line="240" w:lineRule="auto"/>
    </w:pPr>
    <w:rPr>
      <w:rFonts w:ascii="Avenir Next LT Pro" w:hAnsi="Avenir Next LT Pro" w:cs="Avenir Next LT Pro"/>
      <w:color w:val="000000"/>
      <w:sz w:val="24"/>
      <w:szCs w:val="24"/>
      <w:lang w:val="en-US"/>
    </w:rPr>
  </w:style>
  <w:style w:type="table" w:styleId="GridTable1Light">
    <w:name w:val="Grid Table 1 Light"/>
    <w:basedOn w:val="TableNormal"/>
    <w:uiPriority w:val="46"/>
    <w:rsid w:val="00A66D7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F362BF"/>
    <w:pPr>
      <w:spacing w:after="0"/>
    </w:pPr>
  </w:style>
  <w:style w:type="character" w:customStyle="1" w:styleId="ui-provider">
    <w:name w:val="ui-provider"/>
    <w:basedOn w:val="DefaultParagraphFont"/>
    <w:rsid w:val="00410CAE"/>
  </w:style>
  <w:style w:type="table" w:customStyle="1" w:styleId="Style1">
    <w:name w:val="Style1"/>
    <w:basedOn w:val="TableNormal"/>
    <w:uiPriority w:val="99"/>
    <w:rsid w:val="008C38E4"/>
    <w:pPr>
      <w:spacing w:after="0" w:line="240" w:lineRule="auto"/>
    </w:pPr>
    <w:tblPr/>
  </w:style>
  <w:style w:type="character" w:customStyle="1" w:styleId="normaltextrun">
    <w:name w:val="normaltextrun"/>
    <w:basedOn w:val="DefaultParagraphFont"/>
    <w:rsid w:val="000923BA"/>
  </w:style>
  <w:style w:type="paragraph" w:customStyle="1" w:styleId="commentcontentpara">
    <w:name w:val="commentcontentpara"/>
    <w:basedOn w:val="Normal"/>
    <w:rsid w:val="0057662D"/>
    <w:pPr>
      <w:spacing w:before="100" w:beforeAutospacing="1" w:after="100" w:afterAutospacing="1"/>
    </w:pPr>
    <w:rPr>
      <w:rFonts w:ascii="Times New Roman" w:eastAsia="Times New Roman" w:hAnsi="Times New Roman" w:cs="Times New Roman"/>
      <w:szCs w:val="24"/>
      <w:lang w:val="en-US"/>
    </w:rPr>
  </w:style>
  <w:style w:type="character" w:customStyle="1" w:styleId="cf01">
    <w:name w:val="cf01"/>
    <w:basedOn w:val="DefaultParagraphFont"/>
    <w:rsid w:val="000C6FD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607">
      <w:bodyDiv w:val="1"/>
      <w:marLeft w:val="0"/>
      <w:marRight w:val="0"/>
      <w:marTop w:val="0"/>
      <w:marBottom w:val="0"/>
      <w:divBdr>
        <w:top w:val="none" w:sz="0" w:space="0" w:color="auto"/>
        <w:left w:val="none" w:sz="0" w:space="0" w:color="auto"/>
        <w:bottom w:val="none" w:sz="0" w:space="0" w:color="auto"/>
        <w:right w:val="none" w:sz="0" w:space="0" w:color="auto"/>
      </w:divBdr>
    </w:div>
    <w:div w:id="56393503">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3289793">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258026200">
      <w:bodyDiv w:val="1"/>
      <w:marLeft w:val="0"/>
      <w:marRight w:val="0"/>
      <w:marTop w:val="0"/>
      <w:marBottom w:val="0"/>
      <w:divBdr>
        <w:top w:val="none" w:sz="0" w:space="0" w:color="auto"/>
        <w:left w:val="none" w:sz="0" w:space="0" w:color="auto"/>
        <w:bottom w:val="none" w:sz="0" w:space="0" w:color="auto"/>
        <w:right w:val="none" w:sz="0" w:space="0" w:color="auto"/>
      </w:divBdr>
    </w:div>
    <w:div w:id="258367617">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10901">
      <w:bodyDiv w:val="1"/>
      <w:marLeft w:val="0"/>
      <w:marRight w:val="0"/>
      <w:marTop w:val="0"/>
      <w:marBottom w:val="0"/>
      <w:divBdr>
        <w:top w:val="none" w:sz="0" w:space="0" w:color="auto"/>
        <w:left w:val="none" w:sz="0" w:space="0" w:color="auto"/>
        <w:bottom w:val="none" w:sz="0" w:space="0" w:color="auto"/>
        <w:right w:val="none" w:sz="0" w:space="0" w:color="auto"/>
      </w:divBdr>
    </w:div>
    <w:div w:id="320817915">
      <w:bodyDiv w:val="1"/>
      <w:marLeft w:val="0"/>
      <w:marRight w:val="0"/>
      <w:marTop w:val="0"/>
      <w:marBottom w:val="0"/>
      <w:divBdr>
        <w:top w:val="none" w:sz="0" w:space="0" w:color="auto"/>
        <w:left w:val="none" w:sz="0" w:space="0" w:color="auto"/>
        <w:bottom w:val="none" w:sz="0" w:space="0" w:color="auto"/>
        <w:right w:val="none" w:sz="0" w:space="0" w:color="auto"/>
      </w:divBdr>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53314100">
      <w:bodyDiv w:val="1"/>
      <w:marLeft w:val="0"/>
      <w:marRight w:val="0"/>
      <w:marTop w:val="0"/>
      <w:marBottom w:val="0"/>
      <w:divBdr>
        <w:top w:val="none" w:sz="0" w:space="0" w:color="auto"/>
        <w:left w:val="none" w:sz="0" w:space="0" w:color="auto"/>
        <w:bottom w:val="none" w:sz="0" w:space="0" w:color="auto"/>
        <w:right w:val="none" w:sz="0" w:space="0" w:color="auto"/>
      </w:divBdr>
    </w:div>
    <w:div w:id="364599515">
      <w:bodyDiv w:val="1"/>
      <w:marLeft w:val="0"/>
      <w:marRight w:val="0"/>
      <w:marTop w:val="0"/>
      <w:marBottom w:val="0"/>
      <w:divBdr>
        <w:top w:val="none" w:sz="0" w:space="0" w:color="auto"/>
        <w:left w:val="none" w:sz="0" w:space="0" w:color="auto"/>
        <w:bottom w:val="none" w:sz="0" w:space="0" w:color="auto"/>
        <w:right w:val="none" w:sz="0" w:space="0" w:color="auto"/>
      </w:divBdr>
    </w:div>
    <w:div w:id="380057505">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403112740">
      <w:bodyDiv w:val="1"/>
      <w:marLeft w:val="0"/>
      <w:marRight w:val="0"/>
      <w:marTop w:val="0"/>
      <w:marBottom w:val="0"/>
      <w:divBdr>
        <w:top w:val="none" w:sz="0" w:space="0" w:color="auto"/>
        <w:left w:val="none" w:sz="0" w:space="0" w:color="auto"/>
        <w:bottom w:val="none" w:sz="0" w:space="0" w:color="auto"/>
        <w:right w:val="none" w:sz="0" w:space="0" w:color="auto"/>
      </w:divBdr>
    </w:div>
    <w:div w:id="409812866">
      <w:bodyDiv w:val="1"/>
      <w:marLeft w:val="0"/>
      <w:marRight w:val="0"/>
      <w:marTop w:val="0"/>
      <w:marBottom w:val="0"/>
      <w:divBdr>
        <w:top w:val="none" w:sz="0" w:space="0" w:color="auto"/>
        <w:left w:val="none" w:sz="0" w:space="0" w:color="auto"/>
        <w:bottom w:val="none" w:sz="0" w:space="0" w:color="auto"/>
        <w:right w:val="none" w:sz="0" w:space="0" w:color="auto"/>
      </w:divBdr>
    </w:div>
    <w:div w:id="431821288">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73718612">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505097160">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22326981">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6408356">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38247732">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609514428">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03140">
      <w:bodyDiv w:val="1"/>
      <w:marLeft w:val="0"/>
      <w:marRight w:val="0"/>
      <w:marTop w:val="0"/>
      <w:marBottom w:val="0"/>
      <w:divBdr>
        <w:top w:val="none" w:sz="0" w:space="0" w:color="auto"/>
        <w:left w:val="none" w:sz="0" w:space="0" w:color="auto"/>
        <w:bottom w:val="none" w:sz="0" w:space="0" w:color="auto"/>
        <w:right w:val="none" w:sz="0" w:space="0" w:color="auto"/>
      </w:divBdr>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21903385">
      <w:bodyDiv w:val="1"/>
      <w:marLeft w:val="0"/>
      <w:marRight w:val="0"/>
      <w:marTop w:val="0"/>
      <w:marBottom w:val="0"/>
      <w:divBdr>
        <w:top w:val="none" w:sz="0" w:space="0" w:color="auto"/>
        <w:left w:val="none" w:sz="0" w:space="0" w:color="auto"/>
        <w:bottom w:val="none" w:sz="0" w:space="0" w:color="auto"/>
        <w:right w:val="none" w:sz="0" w:space="0" w:color="auto"/>
      </w:divBdr>
    </w:div>
    <w:div w:id="736781263">
      <w:bodyDiv w:val="1"/>
      <w:marLeft w:val="0"/>
      <w:marRight w:val="0"/>
      <w:marTop w:val="0"/>
      <w:marBottom w:val="0"/>
      <w:divBdr>
        <w:top w:val="none" w:sz="0" w:space="0" w:color="auto"/>
        <w:left w:val="none" w:sz="0" w:space="0" w:color="auto"/>
        <w:bottom w:val="none" w:sz="0" w:space="0" w:color="auto"/>
        <w:right w:val="none" w:sz="0" w:space="0" w:color="auto"/>
      </w:divBdr>
    </w:div>
    <w:div w:id="745345947">
      <w:bodyDiv w:val="1"/>
      <w:marLeft w:val="0"/>
      <w:marRight w:val="0"/>
      <w:marTop w:val="0"/>
      <w:marBottom w:val="0"/>
      <w:divBdr>
        <w:top w:val="none" w:sz="0" w:space="0" w:color="auto"/>
        <w:left w:val="none" w:sz="0" w:space="0" w:color="auto"/>
        <w:bottom w:val="none" w:sz="0" w:space="0" w:color="auto"/>
        <w:right w:val="none" w:sz="0" w:space="0" w:color="auto"/>
      </w:divBdr>
    </w:div>
    <w:div w:id="763569407">
      <w:bodyDiv w:val="1"/>
      <w:marLeft w:val="0"/>
      <w:marRight w:val="0"/>
      <w:marTop w:val="0"/>
      <w:marBottom w:val="0"/>
      <w:divBdr>
        <w:top w:val="none" w:sz="0" w:space="0" w:color="auto"/>
        <w:left w:val="none" w:sz="0" w:space="0" w:color="auto"/>
        <w:bottom w:val="none" w:sz="0" w:space="0" w:color="auto"/>
        <w:right w:val="none" w:sz="0" w:space="0" w:color="auto"/>
      </w:divBdr>
    </w:div>
    <w:div w:id="768046722">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775758274">
      <w:bodyDiv w:val="1"/>
      <w:marLeft w:val="0"/>
      <w:marRight w:val="0"/>
      <w:marTop w:val="0"/>
      <w:marBottom w:val="0"/>
      <w:divBdr>
        <w:top w:val="none" w:sz="0" w:space="0" w:color="auto"/>
        <w:left w:val="none" w:sz="0" w:space="0" w:color="auto"/>
        <w:bottom w:val="none" w:sz="0" w:space="0" w:color="auto"/>
        <w:right w:val="none" w:sz="0" w:space="0" w:color="auto"/>
      </w:divBdr>
    </w:div>
    <w:div w:id="801314923">
      <w:bodyDiv w:val="1"/>
      <w:marLeft w:val="0"/>
      <w:marRight w:val="0"/>
      <w:marTop w:val="0"/>
      <w:marBottom w:val="0"/>
      <w:divBdr>
        <w:top w:val="none" w:sz="0" w:space="0" w:color="auto"/>
        <w:left w:val="none" w:sz="0" w:space="0" w:color="auto"/>
        <w:bottom w:val="none" w:sz="0" w:space="0" w:color="auto"/>
        <w:right w:val="none" w:sz="0" w:space="0" w:color="auto"/>
      </w:divBdr>
    </w:div>
    <w:div w:id="805396445">
      <w:bodyDiv w:val="1"/>
      <w:marLeft w:val="0"/>
      <w:marRight w:val="0"/>
      <w:marTop w:val="0"/>
      <w:marBottom w:val="0"/>
      <w:divBdr>
        <w:top w:val="none" w:sz="0" w:space="0" w:color="auto"/>
        <w:left w:val="none" w:sz="0" w:space="0" w:color="auto"/>
        <w:bottom w:val="none" w:sz="0" w:space="0" w:color="auto"/>
        <w:right w:val="none" w:sz="0" w:space="0" w:color="auto"/>
      </w:divBdr>
    </w:div>
    <w:div w:id="808321806">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14059">
      <w:bodyDiv w:val="1"/>
      <w:marLeft w:val="0"/>
      <w:marRight w:val="0"/>
      <w:marTop w:val="0"/>
      <w:marBottom w:val="0"/>
      <w:divBdr>
        <w:top w:val="none" w:sz="0" w:space="0" w:color="auto"/>
        <w:left w:val="none" w:sz="0" w:space="0" w:color="auto"/>
        <w:bottom w:val="none" w:sz="0" w:space="0" w:color="auto"/>
        <w:right w:val="none" w:sz="0" w:space="0" w:color="auto"/>
      </w:divBdr>
    </w:div>
    <w:div w:id="851065313">
      <w:bodyDiv w:val="1"/>
      <w:marLeft w:val="0"/>
      <w:marRight w:val="0"/>
      <w:marTop w:val="0"/>
      <w:marBottom w:val="0"/>
      <w:divBdr>
        <w:top w:val="none" w:sz="0" w:space="0" w:color="auto"/>
        <w:left w:val="none" w:sz="0" w:space="0" w:color="auto"/>
        <w:bottom w:val="none" w:sz="0" w:space="0" w:color="auto"/>
        <w:right w:val="none" w:sz="0" w:space="0" w:color="auto"/>
      </w:divBdr>
    </w:div>
    <w:div w:id="893731623">
      <w:bodyDiv w:val="1"/>
      <w:marLeft w:val="0"/>
      <w:marRight w:val="0"/>
      <w:marTop w:val="0"/>
      <w:marBottom w:val="0"/>
      <w:divBdr>
        <w:top w:val="none" w:sz="0" w:space="0" w:color="auto"/>
        <w:left w:val="none" w:sz="0" w:space="0" w:color="auto"/>
        <w:bottom w:val="none" w:sz="0" w:space="0" w:color="auto"/>
        <w:right w:val="none" w:sz="0" w:space="0" w:color="auto"/>
      </w:divBdr>
    </w:div>
    <w:div w:id="908152328">
      <w:bodyDiv w:val="1"/>
      <w:marLeft w:val="0"/>
      <w:marRight w:val="0"/>
      <w:marTop w:val="0"/>
      <w:marBottom w:val="0"/>
      <w:divBdr>
        <w:top w:val="none" w:sz="0" w:space="0" w:color="auto"/>
        <w:left w:val="none" w:sz="0" w:space="0" w:color="auto"/>
        <w:bottom w:val="none" w:sz="0" w:space="0" w:color="auto"/>
        <w:right w:val="none" w:sz="0" w:space="0" w:color="auto"/>
      </w:divBdr>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23025486">
      <w:bodyDiv w:val="1"/>
      <w:marLeft w:val="0"/>
      <w:marRight w:val="0"/>
      <w:marTop w:val="0"/>
      <w:marBottom w:val="0"/>
      <w:divBdr>
        <w:top w:val="none" w:sz="0" w:space="0" w:color="auto"/>
        <w:left w:val="none" w:sz="0" w:space="0" w:color="auto"/>
        <w:bottom w:val="none" w:sz="0" w:space="0" w:color="auto"/>
        <w:right w:val="none" w:sz="0" w:space="0" w:color="auto"/>
      </w:divBdr>
    </w:div>
    <w:div w:id="930577905">
      <w:bodyDiv w:val="1"/>
      <w:marLeft w:val="0"/>
      <w:marRight w:val="0"/>
      <w:marTop w:val="0"/>
      <w:marBottom w:val="0"/>
      <w:divBdr>
        <w:top w:val="none" w:sz="0" w:space="0" w:color="auto"/>
        <w:left w:val="none" w:sz="0" w:space="0" w:color="auto"/>
        <w:bottom w:val="none" w:sz="0" w:space="0" w:color="auto"/>
        <w:right w:val="none" w:sz="0" w:space="0" w:color="auto"/>
      </w:divBdr>
    </w:div>
    <w:div w:id="938949256">
      <w:bodyDiv w:val="1"/>
      <w:marLeft w:val="0"/>
      <w:marRight w:val="0"/>
      <w:marTop w:val="0"/>
      <w:marBottom w:val="0"/>
      <w:divBdr>
        <w:top w:val="none" w:sz="0" w:space="0" w:color="auto"/>
        <w:left w:val="none" w:sz="0" w:space="0" w:color="auto"/>
        <w:bottom w:val="none" w:sz="0" w:space="0" w:color="auto"/>
        <w:right w:val="none" w:sz="0" w:space="0" w:color="auto"/>
      </w:divBdr>
    </w:div>
    <w:div w:id="943074694">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70210160">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80768527">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0963433">
      <w:bodyDiv w:val="1"/>
      <w:marLeft w:val="0"/>
      <w:marRight w:val="0"/>
      <w:marTop w:val="0"/>
      <w:marBottom w:val="0"/>
      <w:divBdr>
        <w:top w:val="none" w:sz="0" w:space="0" w:color="auto"/>
        <w:left w:val="none" w:sz="0" w:space="0" w:color="auto"/>
        <w:bottom w:val="none" w:sz="0" w:space="0" w:color="auto"/>
        <w:right w:val="none" w:sz="0" w:space="0" w:color="auto"/>
      </w:divBdr>
    </w:div>
    <w:div w:id="1003165626">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35882946">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58757">
      <w:bodyDiv w:val="1"/>
      <w:marLeft w:val="0"/>
      <w:marRight w:val="0"/>
      <w:marTop w:val="0"/>
      <w:marBottom w:val="0"/>
      <w:divBdr>
        <w:top w:val="none" w:sz="0" w:space="0" w:color="auto"/>
        <w:left w:val="none" w:sz="0" w:space="0" w:color="auto"/>
        <w:bottom w:val="none" w:sz="0" w:space="0" w:color="auto"/>
        <w:right w:val="none" w:sz="0" w:space="0" w:color="auto"/>
      </w:divBdr>
    </w:div>
    <w:div w:id="1052122273">
      <w:bodyDiv w:val="1"/>
      <w:marLeft w:val="0"/>
      <w:marRight w:val="0"/>
      <w:marTop w:val="0"/>
      <w:marBottom w:val="0"/>
      <w:divBdr>
        <w:top w:val="none" w:sz="0" w:space="0" w:color="auto"/>
        <w:left w:val="none" w:sz="0" w:space="0" w:color="auto"/>
        <w:bottom w:val="none" w:sz="0" w:space="0" w:color="auto"/>
        <w:right w:val="none" w:sz="0" w:space="0" w:color="auto"/>
      </w:divBdr>
    </w:div>
    <w:div w:id="1061100475">
      <w:bodyDiv w:val="1"/>
      <w:marLeft w:val="0"/>
      <w:marRight w:val="0"/>
      <w:marTop w:val="0"/>
      <w:marBottom w:val="0"/>
      <w:divBdr>
        <w:top w:val="none" w:sz="0" w:space="0" w:color="auto"/>
        <w:left w:val="none" w:sz="0" w:space="0" w:color="auto"/>
        <w:bottom w:val="none" w:sz="0" w:space="0" w:color="auto"/>
        <w:right w:val="none" w:sz="0" w:space="0" w:color="auto"/>
      </w:divBdr>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82602618">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70421">
      <w:bodyDiv w:val="1"/>
      <w:marLeft w:val="0"/>
      <w:marRight w:val="0"/>
      <w:marTop w:val="0"/>
      <w:marBottom w:val="0"/>
      <w:divBdr>
        <w:top w:val="none" w:sz="0" w:space="0" w:color="auto"/>
        <w:left w:val="none" w:sz="0" w:space="0" w:color="auto"/>
        <w:bottom w:val="none" w:sz="0" w:space="0" w:color="auto"/>
        <w:right w:val="none" w:sz="0" w:space="0" w:color="auto"/>
      </w:divBdr>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58115115">
      <w:bodyDiv w:val="1"/>
      <w:marLeft w:val="0"/>
      <w:marRight w:val="0"/>
      <w:marTop w:val="0"/>
      <w:marBottom w:val="0"/>
      <w:divBdr>
        <w:top w:val="none" w:sz="0" w:space="0" w:color="auto"/>
        <w:left w:val="none" w:sz="0" w:space="0" w:color="auto"/>
        <w:bottom w:val="none" w:sz="0" w:space="0" w:color="auto"/>
        <w:right w:val="none" w:sz="0" w:space="0" w:color="auto"/>
      </w:divBdr>
    </w:div>
    <w:div w:id="1164249317">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190140712">
      <w:bodyDiv w:val="1"/>
      <w:marLeft w:val="0"/>
      <w:marRight w:val="0"/>
      <w:marTop w:val="0"/>
      <w:marBottom w:val="0"/>
      <w:divBdr>
        <w:top w:val="none" w:sz="0" w:space="0" w:color="auto"/>
        <w:left w:val="none" w:sz="0" w:space="0" w:color="auto"/>
        <w:bottom w:val="none" w:sz="0" w:space="0" w:color="auto"/>
        <w:right w:val="none" w:sz="0" w:space="0" w:color="auto"/>
      </w:divBdr>
    </w:div>
    <w:div w:id="1205681061">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304508841">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375427334">
      <w:bodyDiv w:val="1"/>
      <w:marLeft w:val="0"/>
      <w:marRight w:val="0"/>
      <w:marTop w:val="0"/>
      <w:marBottom w:val="0"/>
      <w:divBdr>
        <w:top w:val="none" w:sz="0" w:space="0" w:color="auto"/>
        <w:left w:val="none" w:sz="0" w:space="0" w:color="auto"/>
        <w:bottom w:val="none" w:sz="0" w:space="0" w:color="auto"/>
        <w:right w:val="none" w:sz="0" w:space="0" w:color="auto"/>
      </w:divBdr>
    </w:div>
    <w:div w:id="1400905202">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65199511">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513059449">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38590781">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0889189">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52055295">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22365853">
      <w:bodyDiv w:val="1"/>
      <w:marLeft w:val="0"/>
      <w:marRight w:val="0"/>
      <w:marTop w:val="0"/>
      <w:marBottom w:val="0"/>
      <w:divBdr>
        <w:top w:val="none" w:sz="0" w:space="0" w:color="auto"/>
        <w:left w:val="none" w:sz="0" w:space="0" w:color="auto"/>
        <w:bottom w:val="none" w:sz="0" w:space="0" w:color="auto"/>
        <w:right w:val="none" w:sz="0" w:space="0" w:color="auto"/>
      </w:divBdr>
      <w:divsChild>
        <w:div w:id="649791705">
          <w:marLeft w:val="0"/>
          <w:marRight w:val="0"/>
          <w:marTop w:val="0"/>
          <w:marBottom w:val="0"/>
          <w:divBdr>
            <w:top w:val="none" w:sz="0" w:space="0" w:color="auto"/>
            <w:left w:val="none" w:sz="0" w:space="0" w:color="auto"/>
            <w:bottom w:val="none" w:sz="0" w:space="0" w:color="auto"/>
            <w:right w:val="none" w:sz="0" w:space="0" w:color="auto"/>
          </w:divBdr>
        </w:div>
      </w:divsChild>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767386373">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27428891">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899631030">
      <w:bodyDiv w:val="1"/>
      <w:marLeft w:val="0"/>
      <w:marRight w:val="0"/>
      <w:marTop w:val="0"/>
      <w:marBottom w:val="0"/>
      <w:divBdr>
        <w:top w:val="none" w:sz="0" w:space="0" w:color="auto"/>
        <w:left w:val="none" w:sz="0" w:space="0" w:color="auto"/>
        <w:bottom w:val="none" w:sz="0" w:space="0" w:color="auto"/>
        <w:right w:val="none" w:sz="0" w:space="0" w:color="auto"/>
      </w:divBdr>
    </w:div>
    <w:div w:id="1934118868">
      <w:bodyDiv w:val="1"/>
      <w:marLeft w:val="0"/>
      <w:marRight w:val="0"/>
      <w:marTop w:val="0"/>
      <w:marBottom w:val="0"/>
      <w:divBdr>
        <w:top w:val="none" w:sz="0" w:space="0" w:color="auto"/>
        <w:left w:val="none" w:sz="0" w:space="0" w:color="auto"/>
        <w:bottom w:val="none" w:sz="0" w:space="0" w:color="auto"/>
        <w:right w:val="none" w:sz="0" w:space="0" w:color="auto"/>
      </w:divBdr>
    </w:div>
    <w:div w:id="1937981312">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44920771">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1972591039">
      <w:bodyDiv w:val="1"/>
      <w:marLeft w:val="0"/>
      <w:marRight w:val="0"/>
      <w:marTop w:val="0"/>
      <w:marBottom w:val="0"/>
      <w:divBdr>
        <w:top w:val="none" w:sz="0" w:space="0" w:color="auto"/>
        <w:left w:val="none" w:sz="0" w:space="0" w:color="auto"/>
        <w:bottom w:val="none" w:sz="0" w:space="0" w:color="auto"/>
        <w:right w:val="none" w:sz="0" w:space="0" w:color="auto"/>
      </w:divBdr>
    </w:div>
    <w:div w:id="1993633892">
      <w:bodyDiv w:val="1"/>
      <w:marLeft w:val="0"/>
      <w:marRight w:val="0"/>
      <w:marTop w:val="0"/>
      <w:marBottom w:val="0"/>
      <w:divBdr>
        <w:top w:val="none" w:sz="0" w:space="0" w:color="auto"/>
        <w:left w:val="none" w:sz="0" w:space="0" w:color="auto"/>
        <w:bottom w:val="none" w:sz="0" w:space="0" w:color="auto"/>
        <w:right w:val="none" w:sz="0" w:space="0" w:color="auto"/>
      </w:divBdr>
    </w:div>
    <w:div w:id="1994722937">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09288250">
      <w:bodyDiv w:val="1"/>
      <w:marLeft w:val="0"/>
      <w:marRight w:val="0"/>
      <w:marTop w:val="0"/>
      <w:marBottom w:val="0"/>
      <w:divBdr>
        <w:top w:val="none" w:sz="0" w:space="0" w:color="auto"/>
        <w:left w:val="none" w:sz="0" w:space="0" w:color="auto"/>
        <w:bottom w:val="none" w:sz="0" w:space="0" w:color="auto"/>
        <w:right w:val="none" w:sz="0" w:space="0" w:color="auto"/>
      </w:divBdr>
    </w:div>
    <w:div w:id="2012484007">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30372429">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097552119">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 w:id="212087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ik.rogers@cello.co.nz" TargetMode="External"/><Relationship Id="rId18" Type="http://schemas.openxmlformats.org/officeDocument/2006/relationships/hyperlink" Target="mailto:david.weir@ara.ac.nz" TargetMode="Externa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18.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marc.latham@cello.co.nz" TargetMode="External"/><Relationship Id="rId20" Type="http://schemas.openxmlformats.org/officeDocument/2006/relationships/hyperlink" Target="mailto:jai0095@arastudent.ac.nz" TargetMode="External"/><Relationship Id="rId29" Type="http://schemas.openxmlformats.org/officeDocument/2006/relationships/image" Target="media/image10.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hyperlink" Target="https://www.atlassian.com/devops/what-is-devops" TargetMode="External"/><Relationship Id="rId40"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mailto:jodi.anderson@cello.co.nz"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atlassian.com/agile" TargetMode="External"/><Relationship Id="rId10" Type="http://schemas.openxmlformats.org/officeDocument/2006/relationships/comments" Target="comments.xml"/><Relationship Id="rId19" Type="http://schemas.openxmlformats.org/officeDocument/2006/relationships/hyperlink" Target="mailto:peter.edge@ara.ac.nz" TargetMode="External"/><Relationship Id="rId31" Type="http://schemas.openxmlformats.org/officeDocument/2006/relationships/footer" Target="footer1.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stephen.penfold@cello.co.nz"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hyperlink" Target="mailto:jared.ireland@cello.co.nz"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www.atlassian.com/software/jira/templates/kanb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Ara20</b:Tag>
    <b:SourceType>InternetSite</b:SourceType>
    <b:Guid>{B052C22D-DCA4-47F8-810F-B4B23BCAEA7F}</b:Guid>
    <b:Author>
      <b:Author>
        <b:Corporate>Ara Institute of Canterbury Limited</b:Corporate>
      </b:Author>
    </b:Author>
    <b:Title>Ara: About Us</b:Title>
    <b:InternetSiteTitle>Ara Institute of Canterbury</b:InternetSiteTitle>
    <b:Year>2020</b:Year>
    <b:URL>https://www.ara.ac.nz/about-us</b:URL>
    <b:YearAccessed>2020</b:YearAccessed>
    <b:MonthAccessed>July</b:MonthAccessed>
    <b:DayAccessed>31</b:DayAccessed>
    <b:RefOrder>17</b:RefOrder>
  </b:Source>
  <b:Source>
    <b:Tag>Ara201</b:Tag>
    <b:SourceType>InternetSite</b:SourceType>
    <b:Guid>{B4ADCCC0-7179-407E-9B1E-7D0F4003BBF6}</b:Guid>
    <b:Author>
      <b:Author>
        <b:Corporate>Ara Institute of Canterbury Limited</b:Corporate>
      </b:Author>
    </b:Author>
    <b:Title>IT Infrastructure</b:Title>
    <b:InternetSiteTitle>Ara: InfoWeb</b:InternetSiteTitle>
    <b:Year>2020</b:Year>
    <b:URL>https://infoweb.ara.ac.nz/our-teams/corporate-services/ict</b:URL>
    <b:YearAccessed>2020</b:YearAccessed>
    <b:MonthAccessed>July</b:MonthAccessed>
    <b:DayAccessed>31</b:DayAccessed>
    <b:RefOrder>18</b:RefOrder>
  </b:Source>
  <b:Source>
    <b:Tag>Orl</b:Tag>
    <b:SourceType>Misc</b:SourceType>
    <b:Guid>{6DA44FBD-146B-4E56-9078-C89D8FF57118}</b:Guid>
    <b:Title>ICT statement</b:Title>
    <b:Author>
      <b:Author>
        <b:NameList>
          <b:Person>
            <b:Last>Lancaster</b:Last>
            <b:First>Orleana</b:First>
          </b:Person>
        </b:NameList>
      </b:Author>
    </b:Author>
    <b:RefOrder>19</b:RefOrder>
  </b:Source>
  <b:Source>
    <b:Tag>Ara202</b:Tag>
    <b:SourceType>DocumentFromInternetSite</b:SourceType>
    <b:Guid>{0119EEF0-D359-4B11-8671-B2536AF87619}</b:Guid>
    <b:Author>
      <b:Author>
        <b:Corporate>Ara Institute of Canterbury</b:Corporate>
      </b:Author>
    </b:Author>
    <b:Title>Ara Strategic Focus Area and Priorities</b:Title>
    <b:Year>2020</b:Year>
    <b:InternetSiteTitle>Ara Institute of Canterbury</b:InternetSiteTitle>
    <b:URL>https://www.ara.ac.nz/__data/assets/pdf_file/0005/614534/04508-Ara-Strategy_2020_A3_WHIT</b:URL>
    <b:YearAccessed>2020</b:YearAccessed>
    <b:MonthAccessed>August</b:MonthAccessed>
    <b:DayAccessed>10</b:DayAccessed>
    <b:RefOrder>20</b:RefOrder>
  </b:Source>
  <b:Source>
    <b:Tag>ITI07</b:Tag>
    <b:SourceType>Book</b:SourceType>
    <b:Guid>{4ECD6CE7-4359-4A64-91E0-7487816B4BE9}</b:Guid>
    <b:Author>
      <b:Author>
        <b:Corporate>ITIL Service Management Practices</b:Corporate>
      </b:Author>
    </b:Author>
    <b:Title>The Official Introduction to the ITIL Service Lifecycle</b:Title>
    <b:Year>2007</b:Year>
    <b:City>London</b:City>
    <b:Publisher>TSO</b:Publisher>
    <b:RefOrder>21</b:RefOrder>
  </b:Source>
  <b:Source>
    <b:Tag>Vir</b:Tag>
    <b:SourceType>InternetSite</b:SourceType>
    <b:Guid>{F3656DAD-4366-480B-9B7B-0F962F6974D7}</b:Guid>
    <b:Author>
      <b:Author>
        <b:Corporate>Virginia Tech</b:Corporate>
      </b:Author>
    </b:Author>
    <b:Title>Project Management Forms</b:Title>
    <b:URL>https://it.vt.edu/projects/project_management/pmforms.html</b:URL>
    <b:InternetSiteTitle>Virgina Tech</b:InternetSiteTitle>
    <b:RefOrder>1</b:RefOrder>
  </b:Source>
  <b:Source xmlns:b="http://schemas.openxmlformats.org/officeDocument/2006/bibliography" xmlns="http://schemas.openxmlformats.org/officeDocument/2006/bibliography">
    <b:Tag>VirginiaTech</b:Tag>
    <b:RefOrder>2</b:RefOrder>
  </b:Source>
  <b:Source>
    <b:Tag>Lau</b:Tag>
    <b:SourceType>InternetSite</b:SourceType>
    <b:Guid>{B44E42FE-67EC-4474-8379-965A2557B077}</b:Guid>
    <b:Author>
      <b:Author>
        <b:NameList>
          <b:Person>
            <b:Last>Daly</b:Last>
            <b:First>Laura</b:First>
          </b:Person>
        </b:NameList>
      </b:Author>
    </b:Author>
    <b:Title>Kanplan</b:Title>
    <b:InternetSiteTitle>Atlassian</b:InternetSiteTitle>
    <b:URL>https://www.atlassian.com/agile/kanban/kanplan</b:URL>
    <b:RefOrder>4</b:RefOrder>
  </b:Source>
  <b:Source>
    <b:Tag>Dan</b:Tag>
    <b:SourceType>InternetSite</b:SourceType>
    <b:Guid>{AF4B5B49-AFF0-4487-A39D-307F9D9FE4EE}</b:Guid>
    <b:Author>
      <b:Author>
        <b:NameList>
          <b:Person>
            <b:Last>Radigan</b:Last>
            <b:First>Dan</b:First>
          </b:Person>
        </b:NameList>
      </b:Author>
    </b:Author>
    <b:Title>Kanban</b:Title>
    <b:InternetSiteTitle>Atlassian</b:InternetSiteTitle>
    <b:URL>https://www.atlassian.com/agile/kanban</b:URL>
    <b:RefOrder>3</b:RefOrder>
  </b:Source>
  <b:Source>
    <b:Tag>ITPNZ</b:Tag>
    <b:SourceType>InternetSite</b:SourceType>
    <b:Guid>{7893E1E8-C617-4DE3-81ED-85840DBE9180}</b:Guid>
    <b:Year>2017</b:Year>
    <b:Author>
      <b:Author>
        <b:Corporate>IT Professionals New Zealand</b:Corporate>
      </b:Author>
    </b:Author>
    <b:InternetSiteTitle>Code of Ethics</b:InternetSiteTitle>
    <b:Month>May</b:Month>
    <b:URL>https://itp.nz/upload/files/ITP%20Code%20of%20Ethics.pdf</b:URL>
    <b:Title>itpnz</b:Title>
    <b:RefOrder>12</b:RefOrder>
  </b:Source>
  <b:Source>
    <b:Tag>TeA</b:Tag>
    <b:SourceType>InternetSite</b:SourceType>
    <b:Guid>{7FF157E5-A38F-4DE5-9EF7-831BA449924B}</b:Guid>
    <b:Author>
      <b:Author>
        <b:Corporate>Te Aka</b:Corporate>
      </b:Author>
    </b:Author>
    <b:Title>Kaitiakitanga</b:Title>
    <b:URL>https://maoridictionary.co.nz/word/2018</b:URL>
    <b:RefOrder>13</b:RefOrder>
  </b:Source>
  <b:Source>
    <b:Tag>TeA1</b:Tag>
    <b:SourceType>InternetSite</b:SourceType>
    <b:Guid>{A58FCA7E-08A8-44D6-A4AD-E5DDAE784862}</b:Guid>
    <b:Author>
      <b:Author>
        <b:Corporate>Te Aka</b:Corporate>
      </b:Author>
    </b:Author>
    <b:Title>Rangatiratanga</b:Title>
    <b:URL>https://maoridictionary.co.nz/word/6480</b:URL>
    <b:RefOrder>14</b:RefOrder>
  </b:Source>
  <b:Source>
    <b:Tag>TeA2</b:Tag>
    <b:SourceType>InternetSite</b:SourceType>
    <b:Guid>{F6C16F80-01BE-424B-BE5C-5E1C138A4361}</b:Guid>
    <b:Author>
      <b:Author>
        <b:Corporate>Te Aka</b:Corporate>
      </b:Author>
    </b:Author>
    <b:Title>Whanaungatanga</b:Title>
    <b:URL>https://maoridictionary.co.nz/word/10068</b:URL>
    <b:RefOrder>15</b:RefOrder>
  </b:Source>
  <b:Source>
    <b:Tag>Tak</b:Tag>
    <b:SourceType>InternetSite</b:SourceType>
    <b:Guid>{480C658F-2FA4-4C75-A29B-25BF9B732806}</b:Guid>
    <b:Author>
      <b:Author>
        <b:Corporate>Takai</b:Corporate>
      </b:Author>
    </b:Author>
    <b:Title>Mana reo</b:Title>
    <b:URL>https://www.takai.nz/find-resources/articles/mana-reo/</b:URL>
    <b:RefOrder>16</b:RefOrder>
  </b:Source>
  <b:Source>
    <b:Tag>Dan1</b:Tag>
    <b:SourceType>InternetSite</b:SourceType>
    <b:Guid>{B525CC00-3FC5-4F28-BA04-62D4C9F45662}</b:Guid>
    <b:Author>
      <b:Author>
        <b:NameList>
          <b:Person>
            <b:Last>Radigan</b:Last>
            <b:First>Dan</b:First>
          </b:Person>
        </b:NameList>
      </b:Author>
    </b:Author>
    <b:Title>Putting the 'flow' back in workflow with WIP limits</b:Title>
    <b:InternetSiteTitle>Atlassian</b:InternetSiteTitle>
    <b:URL>https://www.atlassian.com/agile/kanban/wip-limits</b:URL>
    <b:RefOrder>6</b:RefOrder>
  </b:Source>
  <b:Source>
    <b:Tag>Atl</b:Tag>
    <b:SourceType>InternetSite</b:SourceType>
    <b:Guid>{47905C12-2248-4BD9-A37E-B5FB4E8C6A8A}</b:Guid>
    <b:Title>What is a kanban board?</b:Title>
    <b:Author>
      <b:Author>
        <b:NameList>
          <b:Person>
            <b:Last>Rehkope</b:Last>
            <b:First>Max</b:First>
          </b:Person>
        </b:NameList>
      </b:Author>
    </b:Author>
    <b:InternetSiteTitle>Atlassian</b:InternetSiteTitle>
    <b:URL>https://www.atlassian.com/agile/kanban/boards</b:URL>
    <b:RefOrder>5</b:RefOrder>
  </b:Source>
  <b:Source>
    <b:Tag>Joa</b:Tag>
    <b:SourceType>InternetSite</b:SourceType>
    <b:Guid>{D2F955E2-D91F-4B64-81C4-275380306B11}</b:Guid>
    <b:Author>
      <b:Author>
        <b:NameList>
          <b:Person>
            <b:Last>Perold</b:Last>
            <b:First>Joanne</b:First>
          </b:Person>
        </b:NameList>
      </b:Author>
    </b:Author>
    <b:Title>Managin Flow</b:Title>
    <b:InternetSiteTitle>agile42</b:InternetSiteTitle>
    <b:URL>https://www.agile42.com/en/blog/managing-flow</b:URL>
    <b:RefOrder>7</b:RefOrder>
  </b:Source>
  <b:Source>
    <b:Tag>Kan</b:Tag>
    <b:SourceType>InternetSite</b:SourceType>
    <b:Guid>{5BD320AD-331E-48F2-8E33-DB2DCD575677}</b:Guid>
    <b:Author>
      <b:Author>
        <b:Corporate>Kanban Zone</b:Corporate>
      </b:Author>
    </b:Author>
    <b:Title>Make Process Policies Explicit</b:Title>
    <b:InternetSiteTitle>Kanban Zone</b:InternetSiteTitle>
    <b:URL>https://kanbanzone.com/resources/kanban/process-explicit-policies/</b:URL>
    <b:RefOrder>8</b:RefOrder>
  </b:Source>
  <b:Source>
    <b:Tag>Rac</b:Tag>
    <b:SourceType>InternetSite</b:SourceType>
    <b:Guid>{C55F5172-1CFE-4EC6-BA03-EA073BFF4629}</b:Guid>
    <b:Author>
      <b:Author>
        <b:NameList>
          <b:Person>
            <b:Last>Lynn</b:Last>
            <b:First>Rachaelle</b:First>
          </b:Person>
        </b:NameList>
      </b:Author>
    </b:Author>
    <b:Title>Kanban and Continuous Improvement</b:Title>
    <b:InternetSiteTitle>planview</b:InternetSiteTitle>
    <b:URL>https://www.planview.com/resources/guide/business-process-improvement/kanban-continuous-improvement/</b:URL>
    <b:RefOrder>9</b:RefOrder>
  </b:Source>
  <b:Source>
    <b:Tag>Rac1</b:Tag>
    <b:SourceType>InternetSite</b:SourceType>
    <b:Guid>{59E073D8-2FDB-4210-B2D5-3347F6F54F4F}</b:Guid>
    <b:Author>
      <b:Author>
        <b:NameList>
          <b:Person>
            <b:Last>Lynn</b:Last>
            <b:First>Rachaelle</b:First>
          </b:Person>
        </b:NameList>
      </b:Author>
    </b:Author>
    <b:Title>What is a continuous improvement model?</b:Title>
    <b:InternetSiteTitle>planview</b:InternetSiteTitle>
    <b:URL> https://www.planview.com/resources/guide/business-process-improvement/lkdc-continuous-improvement-model/</b:URL>
    <b:RefOrder>10</b:RefOrder>
  </b:Source>
  <b:Source>
    <b:Tag>Cen</b:Tag>
    <b:SourceType>InternetSite</b:SourceType>
    <b:Guid>{13C3D20C-E521-4890-9859-6AA52823D15B}</b:Guid>
    <b:Author>
      <b:Author>
        <b:Corporate>Center of Industrial Services Institute for Public Service</b:Corporate>
      </b:Author>
    </b:Author>
    <b:Title>Kanban / Pull Systems</b:Title>
    <b:InternetSiteTitle>cis.tennessee.edu</b:InternetSiteTitle>
    <b:URL>https://www.cis.tennessee.edu/operational-excellence-continuous-improvement/kanban-pull-systems</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C2F6D1-147C-43AF-9AF7-980E56892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9756</Words>
  <Characters>55613</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2023-07-20T22:11:00Z</dcterms:created>
  <dcterms:modified xsi:type="dcterms:W3CDTF">2023-11-06T03:46:00Z</dcterms:modified>
  <cp:category/>
</cp:coreProperties>
</file>